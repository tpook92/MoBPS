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10-22T00:00:00Z">
                                    <w:dateFormat w:val="d. MMMM yyyy"/>
                                    <w:lid w:val="de-DE"/>
                                    <w:storeMappedDataAs w:val="dateTime"/>
                                    <w:calendar w:val="gregorian"/>
                                  </w:date>
                                </w:sdtPr>
                                <w:sdtEndPr/>
                                <w:sdtContent>
                                  <w:p w14:paraId="5139C084" w14:textId="23F0D633" w:rsidR="00370B55" w:rsidRPr="00BD007D" w:rsidRDefault="001F2A23">
                                    <w:pPr>
                                      <w:pStyle w:val="NoSpacing"/>
                                      <w:spacing w:after="40"/>
                                      <w:jc w:val="center"/>
                                      <w:rPr>
                                        <w:caps/>
                                        <w:color w:val="4F81BD" w:themeColor="accent1"/>
                                        <w:sz w:val="28"/>
                                        <w:szCs w:val="28"/>
                                        <w:lang w:val="en-US"/>
                                      </w:rPr>
                                    </w:pPr>
                                    <w:r>
                                      <w:rPr>
                                        <w:caps/>
                                        <w:color w:val="4F81BD" w:themeColor="accent1"/>
                                        <w:sz w:val="28"/>
                                        <w:szCs w:val="28"/>
                                      </w:rPr>
                                      <w:t>22. Oktober 2024</w:t>
                                    </w:r>
                                  </w:p>
                                </w:sdtContent>
                              </w:sdt>
                              <w:p w14:paraId="5139C087" w14:textId="281DE473"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1F2A23">
                                  <w:rPr>
                                    <w:color w:val="4F81BD" w:themeColor="accent1"/>
                                    <w:lang w:val="en-US"/>
                                  </w:rPr>
                                  <w:t>8</w:t>
                                </w:r>
                                <w:r w:rsidR="00E528A5">
                                  <w:rPr>
                                    <w:color w:val="4F81BD" w:themeColor="accent1"/>
                                    <w:lang w:val="en-US"/>
                                  </w:rPr>
                                  <w:t>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10-22T00:00:00Z">
                              <w:dateFormat w:val="d. MMMM yyyy"/>
                              <w:lid w:val="de-DE"/>
                              <w:storeMappedDataAs w:val="dateTime"/>
                              <w:calendar w:val="gregorian"/>
                            </w:date>
                          </w:sdtPr>
                          <w:sdtEndPr/>
                          <w:sdtContent>
                            <w:p w14:paraId="5139C084" w14:textId="23F0D633" w:rsidR="00370B55" w:rsidRPr="00BD007D" w:rsidRDefault="001F2A23">
                              <w:pPr>
                                <w:pStyle w:val="NoSpacing"/>
                                <w:spacing w:after="40"/>
                                <w:jc w:val="center"/>
                                <w:rPr>
                                  <w:caps/>
                                  <w:color w:val="4F81BD" w:themeColor="accent1"/>
                                  <w:sz w:val="28"/>
                                  <w:szCs w:val="28"/>
                                  <w:lang w:val="en-US"/>
                                </w:rPr>
                              </w:pPr>
                              <w:r>
                                <w:rPr>
                                  <w:caps/>
                                  <w:color w:val="4F81BD" w:themeColor="accent1"/>
                                  <w:sz w:val="28"/>
                                  <w:szCs w:val="28"/>
                                </w:rPr>
                                <w:t>22. Oktober 2024</w:t>
                              </w:r>
                            </w:p>
                          </w:sdtContent>
                        </w:sdt>
                        <w:p w14:paraId="5139C087" w14:textId="281DE473"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1F2A23">
                            <w:rPr>
                              <w:color w:val="4F81BD" w:themeColor="accent1"/>
                              <w:lang w:val="en-US"/>
                            </w:rPr>
                            <w:t>8</w:t>
                          </w:r>
                          <w:r w:rsidR="00E528A5">
                            <w:rPr>
                              <w:color w:val="4F81BD" w:themeColor="accent1"/>
                              <w:lang w:val="en-US"/>
                            </w:rPr>
                            <w:t>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69534437"/>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69534438"/>
      <w:r w:rsidR="00784963">
        <w:t>Overview</w:t>
      </w:r>
      <w:bookmarkEnd w:id="1"/>
      <w:r w:rsidR="00784963">
        <w:t xml:space="preserve"> </w:t>
      </w:r>
    </w:p>
    <w:p w14:paraId="1DB82EEC" w14:textId="1E386600"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C51DF7">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C51DF7">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C51DF7">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C51DF7">
        <w:rPr>
          <w:lang w:val="en-US"/>
        </w:rPr>
        <w:t>6</w:t>
      </w:r>
      <w:r>
        <w:rPr>
          <w:lang w:val="en-US"/>
        </w:rPr>
        <w:fldChar w:fldCharType="end"/>
      </w:r>
      <w:r>
        <w:rPr>
          <w:lang w:val="en-US"/>
        </w:rPr>
        <w:t>.</w:t>
      </w:r>
    </w:p>
    <w:p w14:paraId="3DECCABB" w14:textId="2C270498"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C51DF7">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C51DF7">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C51DF7">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C51DF7">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C51DF7">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C51DF7">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C51DF7">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C51DF7">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C51DF7">
        <w:rPr>
          <w:lang w:val="en-US"/>
        </w:rPr>
        <w:t>15</w:t>
      </w:r>
      <w:r>
        <w:rPr>
          <w:lang w:val="en-US"/>
        </w:rPr>
        <w:fldChar w:fldCharType="end"/>
      </w:r>
      <w:r>
        <w:rPr>
          <w:lang w:val="en-US"/>
        </w:rPr>
        <w:t xml:space="preserve"> provides technical detail on the underlying methods to simulate traits. </w:t>
      </w:r>
    </w:p>
    <w:p w14:paraId="13185EDA" w14:textId="342C7842" w:rsidR="003B4121" w:rsidRPr="009F218C" w:rsidRDefault="005022E3" w:rsidP="00102FA1">
      <w:pPr>
        <w:jc w:val="both"/>
        <w:rPr>
          <w:lang w:val="en-US"/>
        </w:rPr>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C51DF7">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rsidRPr="009F218C">
        <w:rPr>
          <w:lang w:val="en-US"/>
        </w:rPr>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5B371D85" w14:textId="2216B19B" w:rsidR="00644A90" w:rsidRDefault="00394E5D" w:rsidP="00644A90">
      <w:pPr>
        <w:pStyle w:val="TOC1"/>
        <w:rPr>
          <w:rFonts w:eastAsiaTheme="minorEastAsia" w:cstheme="minorBidi"/>
          <w:noProof/>
          <w:kern w:val="2"/>
          <w:sz w:val="22"/>
          <w:szCs w:val="22"/>
          <w:lang w:val="en-US"/>
          <w14:ligatures w14:val="standardContextual"/>
        </w:rPr>
      </w:pPr>
      <w:r>
        <w:rPr>
          <w:rFonts w:asciiTheme="majorHAnsi" w:hAnsiTheme="majorHAnsi"/>
          <w:caps/>
        </w:rPr>
        <w:fldChar w:fldCharType="begin"/>
      </w:r>
      <w:r>
        <w:rPr>
          <w:rFonts w:asciiTheme="majorHAnsi" w:hAnsiTheme="majorHAnsi"/>
          <w:caps/>
        </w:rPr>
        <w:instrText xml:space="preserve"> TOC \o "1-3" \h \z \u </w:instrText>
      </w:r>
      <w:r>
        <w:rPr>
          <w:rFonts w:asciiTheme="majorHAnsi" w:hAnsiTheme="majorHAnsi"/>
          <w:caps/>
        </w:rPr>
        <w:fldChar w:fldCharType="separate"/>
      </w:r>
      <w:hyperlink w:anchor="_Toc169534437" w:history="1">
        <w:r w:rsidR="00644A90" w:rsidRPr="00C1351B">
          <w:rPr>
            <w:rStyle w:val="Hyperlink"/>
            <w:noProof/>
          </w:rPr>
          <w:t>1</w:t>
        </w:r>
        <w:r w:rsidR="00644A90">
          <w:rPr>
            <w:rFonts w:eastAsiaTheme="minorEastAsia" w:cstheme="minorBidi"/>
            <w:noProof/>
            <w:kern w:val="2"/>
            <w:sz w:val="22"/>
            <w:szCs w:val="22"/>
            <w:lang w:val="en-US"/>
            <w14:ligatures w14:val="standardContextual"/>
          </w:rPr>
          <w:tab/>
        </w:r>
        <w:r w:rsidR="00644A90" w:rsidRPr="00C1351B">
          <w:rPr>
            <w:rStyle w:val="Hyperlink"/>
            <w:noProof/>
          </w:rPr>
          <w:t>Preamble</w:t>
        </w:r>
        <w:r w:rsidR="00644A90">
          <w:rPr>
            <w:noProof/>
            <w:webHidden/>
          </w:rPr>
          <w:tab/>
        </w:r>
        <w:r w:rsidR="00644A90">
          <w:rPr>
            <w:noProof/>
            <w:webHidden/>
          </w:rPr>
          <w:fldChar w:fldCharType="begin"/>
        </w:r>
        <w:r w:rsidR="00644A90">
          <w:rPr>
            <w:noProof/>
            <w:webHidden/>
          </w:rPr>
          <w:instrText xml:space="preserve"> PAGEREF _Toc169534437 \h </w:instrText>
        </w:r>
        <w:r w:rsidR="00644A90">
          <w:rPr>
            <w:noProof/>
            <w:webHidden/>
          </w:rPr>
        </w:r>
        <w:r w:rsidR="00644A90">
          <w:rPr>
            <w:noProof/>
            <w:webHidden/>
          </w:rPr>
          <w:fldChar w:fldCharType="separate"/>
        </w:r>
        <w:r w:rsidR="00C51DF7">
          <w:rPr>
            <w:noProof/>
            <w:webHidden/>
          </w:rPr>
          <w:t>1</w:t>
        </w:r>
        <w:r w:rsidR="00644A90">
          <w:rPr>
            <w:noProof/>
            <w:webHidden/>
          </w:rPr>
          <w:fldChar w:fldCharType="end"/>
        </w:r>
      </w:hyperlink>
    </w:p>
    <w:p w14:paraId="6C746E60" w14:textId="62062A1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38" w:history="1">
        <w:r w:rsidR="00644A90" w:rsidRPr="00C1351B">
          <w:rPr>
            <w:rStyle w:val="Hyperlink"/>
            <w:noProof/>
          </w:rPr>
          <w:t>1.1</w:t>
        </w:r>
        <w:r w:rsidR="00644A90">
          <w:rPr>
            <w:rFonts w:eastAsiaTheme="minorEastAsia" w:cstheme="minorBidi"/>
            <w:b w:val="0"/>
            <w:bCs w:val="0"/>
            <w:noProof/>
            <w:kern w:val="2"/>
            <w:lang w:val="en-US"/>
            <w14:ligatures w14:val="standardContextual"/>
          </w:rPr>
          <w:tab/>
        </w:r>
        <w:r w:rsidR="00644A90" w:rsidRPr="00C1351B">
          <w:rPr>
            <w:rStyle w:val="Hyperlink"/>
            <w:noProof/>
          </w:rPr>
          <w:t>Overview</w:t>
        </w:r>
        <w:r w:rsidR="00644A90">
          <w:rPr>
            <w:noProof/>
            <w:webHidden/>
          </w:rPr>
          <w:tab/>
        </w:r>
        <w:r w:rsidR="00644A90">
          <w:rPr>
            <w:noProof/>
            <w:webHidden/>
          </w:rPr>
          <w:fldChar w:fldCharType="begin"/>
        </w:r>
        <w:r w:rsidR="00644A90">
          <w:rPr>
            <w:noProof/>
            <w:webHidden/>
          </w:rPr>
          <w:instrText xml:space="preserve"> PAGEREF _Toc169534438 \h </w:instrText>
        </w:r>
        <w:r w:rsidR="00644A90">
          <w:rPr>
            <w:noProof/>
            <w:webHidden/>
          </w:rPr>
        </w:r>
        <w:r w:rsidR="00644A90">
          <w:rPr>
            <w:noProof/>
            <w:webHidden/>
          </w:rPr>
          <w:fldChar w:fldCharType="separate"/>
        </w:r>
        <w:r w:rsidR="00C51DF7">
          <w:rPr>
            <w:noProof/>
            <w:webHidden/>
          </w:rPr>
          <w:t>2</w:t>
        </w:r>
        <w:r w:rsidR="00644A90">
          <w:rPr>
            <w:noProof/>
            <w:webHidden/>
          </w:rPr>
          <w:fldChar w:fldCharType="end"/>
        </w:r>
      </w:hyperlink>
    </w:p>
    <w:p w14:paraId="49BB4AC4" w14:textId="60B1F00D" w:rsidR="00644A90" w:rsidRDefault="00CA3101" w:rsidP="00644A90">
      <w:pPr>
        <w:pStyle w:val="TOC1"/>
        <w:rPr>
          <w:rFonts w:eastAsiaTheme="minorEastAsia" w:cstheme="minorBidi"/>
          <w:noProof/>
          <w:kern w:val="2"/>
          <w:sz w:val="22"/>
          <w:szCs w:val="22"/>
          <w:lang w:val="en-US"/>
          <w14:ligatures w14:val="standardContextual"/>
        </w:rPr>
      </w:pPr>
      <w:hyperlink w:anchor="_Toc169534439" w:history="1">
        <w:r w:rsidR="00644A90" w:rsidRPr="00C1351B">
          <w:rPr>
            <w:rStyle w:val="Hyperlink"/>
            <w:noProof/>
            <w:lang w:val="en-US"/>
          </w:rPr>
          <w:t>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Installation</w:t>
        </w:r>
        <w:r w:rsidR="00644A90">
          <w:rPr>
            <w:noProof/>
            <w:webHidden/>
          </w:rPr>
          <w:tab/>
        </w:r>
        <w:r w:rsidR="00644A90">
          <w:rPr>
            <w:noProof/>
            <w:webHidden/>
          </w:rPr>
          <w:fldChar w:fldCharType="begin"/>
        </w:r>
        <w:r w:rsidR="00644A90">
          <w:rPr>
            <w:noProof/>
            <w:webHidden/>
          </w:rPr>
          <w:instrText xml:space="preserve"> PAGEREF _Toc169534439 \h </w:instrText>
        </w:r>
        <w:r w:rsidR="00644A90">
          <w:rPr>
            <w:noProof/>
            <w:webHidden/>
          </w:rPr>
        </w:r>
        <w:r w:rsidR="00644A90">
          <w:rPr>
            <w:noProof/>
            <w:webHidden/>
          </w:rPr>
          <w:fldChar w:fldCharType="separate"/>
        </w:r>
        <w:r w:rsidR="00C51DF7">
          <w:rPr>
            <w:noProof/>
            <w:webHidden/>
          </w:rPr>
          <w:t>9</w:t>
        </w:r>
        <w:r w:rsidR="00644A90">
          <w:rPr>
            <w:noProof/>
            <w:webHidden/>
          </w:rPr>
          <w:fldChar w:fldCharType="end"/>
        </w:r>
      </w:hyperlink>
    </w:p>
    <w:p w14:paraId="31301EA4" w14:textId="7CC9A54F" w:rsidR="00644A90" w:rsidRDefault="00CA3101" w:rsidP="00644A90">
      <w:pPr>
        <w:pStyle w:val="TOC1"/>
        <w:rPr>
          <w:rFonts w:eastAsiaTheme="minorEastAsia" w:cstheme="minorBidi"/>
          <w:noProof/>
          <w:kern w:val="2"/>
          <w:sz w:val="22"/>
          <w:szCs w:val="22"/>
          <w:lang w:val="en-US"/>
          <w14:ligatures w14:val="standardContextual"/>
        </w:rPr>
      </w:pPr>
      <w:hyperlink w:anchor="_Toc169534440" w:history="1">
        <w:r w:rsidR="00644A90" w:rsidRPr="00C1351B">
          <w:rPr>
            <w:rStyle w:val="Hyperlink"/>
            <w:noProof/>
            <w:lang w:val="en-US"/>
          </w:rPr>
          <w:t>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Individual grouping</w:t>
        </w:r>
        <w:r w:rsidR="00644A90">
          <w:rPr>
            <w:noProof/>
            <w:webHidden/>
          </w:rPr>
          <w:tab/>
        </w:r>
        <w:r w:rsidR="00644A90">
          <w:rPr>
            <w:noProof/>
            <w:webHidden/>
          </w:rPr>
          <w:fldChar w:fldCharType="begin"/>
        </w:r>
        <w:r w:rsidR="00644A90">
          <w:rPr>
            <w:noProof/>
            <w:webHidden/>
          </w:rPr>
          <w:instrText xml:space="preserve"> PAGEREF _Toc169534440 \h </w:instrText>
        </w:r>
        <w:r w:rsidR="00644A90">
          <w:rPr>
            <w:noProof/>
            <w:webHidden/>
          </w:rPr>
        </w:r>
        <w:r w:rsidR="00644A90">
          <w:rPr>
            <w:noProof/>
            <w:webHidden/>
          </w:rPr>
          <w:fldChar w:fldCharType="separate"/>
        </w:r>
        <w:r w:rsidR="00C51DF7">
          <w:rPr>
            <w:noProof/>
            <w:webHidden/>
          </w:rPr>
          <w:t>10</w:t>
        </w:r>
        <w:r w:rsidR="00644A90">
          <w:rPr>
            <w:noProof/>
            <w:webHidden/>
          </w:rPr>
          <w:fldChar w:fldCharType="end"/>
        </w:r>
      </w:hyperlink>
    </w:p>
    <w:p w14:paraId="1E144076" w14:textId="14035E5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1" w:history="1">
        <w:r w:rsidR="00644A90" w:rsidRPr="00C1351B">
          <w:rPr>
            <w:rStyle w:val="Hyperlink"/>
            <w:noProof/>
          </w:rPr>
          <w:t>3.1</w:t>
        </w:r>
        <w:r w:rsidR="00644A90">
          <w:rPr>
            <w:rFonts w:eastAsiaTheme="minorEastAsia" w:cstheme="minorBidi"/>
            <w:b w:val="0"/>
            <w:bCs w:val="0"/>
            <w:noProof/>
            <w:kern w:val="2"/>
            <w:lang w:val="en-US"/>
            <w14:ligatures w14:val="standardContextual"/>
          </w:rPr>
          <w:tab/>
        </w:r>
        <w:r w:rsidR="00644A90" w:rsidRPr="00C1351B">
          <w:rPr>
            <w:rStyle w:val="Hyperlink"/>
            <w:noProof/>
          </w:rPr>
          <w:t>gen/database/cohorts</w:t>
        </w:r>
        <w:r w:rsidR="00644A90">
          <w:rPr>
            <w:noProof/>
            <w:webHidden/>
          </w:rPr>
          <w:tab/>
        </w:r>
        <w:r w:rsidR="00644A90">
          <w:rPr>
            <w:noProof/>
            <w:webHidden/>
          </w:rPr>
          <w:fldChar w:fldCharType="begin"/>
        </w:r>
        <w:r w:rsidR="00644A90">
          <w:rPr>
            <w:noProof/>
            <w:webHidden/>
          </w:rPr>
          <w:instrText xml:space="preserve"> PAGEREF _Toc169534441 \h </w:instrText>
        </w:r>
        <w:r w:rsidR="00644A90">
          <w:rPr>
            <w:noProof/>
            <w:webHidden/>
          </w:rPr>
        </w:r>
        <w:r w:rsidR="00644A90">
          <w:rPr>
            <w:noProof/>
            <w:webHidden/>
          </w:rPr>
          <w:fldChar w:fldCharType="separate"/>
        </w:r>
        <w:r w:rsidR="00C51DF7">
          <w:rPr>
            <w:noProof/>
            <w:webHidden/>
          </w:rPr>
          <w:t>10</w:t>
        </w:r>
        <w:r w:rsidR="00644A90">
          <w:rPr>
            <w:noProof/>
            <w:webHidden/>
          </w:rPr>
          <w:fldChar w:fldCharType="end"/>
        </w:r>
      </w:hyperlink>
    </w:p>
    <w:p w14:paraId="09F9C244" w14:textId="3BF58D0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2" w:history="1">
        <w:r w:rsidR="00644A90" w:rsidRPr="00C1351B">
          <w:rPr>
            <w:rStyle w:val="Hyperlink"/>
            <w:noProof/>
          </w:rPr>
          <w:t>3.2</w:t>
        </w:r>
        <w:r w:rsidR="00644A90">
          <w:rPr>
            <w:rFonts w:eastAsiaTheme="minorEastAsia" w:cstheme="minorBidi"/>
            <w:b w:val="0"/>
            <w:bCs w:val="0"/>
            <w:noProof/>
            <w:kern w:val="2"/>
            <w:lang w:val="en-US"/>
            <w14:ligatures w14:val="standardContextual"/>
          </w:rPr>
          <w:tab/>
        </w:r>
        <w:r w:rsidR="00644A90" w:rsidRPr="00C1351B">
          <w:rPr>
            <w:rStyle w:val="Hyperlink"/>
            <w:noProof/>
          </w:rPr>
          <w:t>Sex of individuals</w:t>
        </w:r>
        <w:r w:rsidR="00644A90">
          <w:rPr>
            <w:noProof/>
            <w:webHidden/>
          </w:rPr>
          <w:tab/>
        </w:r>
        <w:r w:rsidR="00644A90">
          <w:rPr>
            <w:noProof/>
            <w:webHidden/>
          </w:rPr>
          <w:fldChar w:fldCharType="begin"/>
        </w:r>
        <w:r w:rsidR="00644A90">
          <w:rPr>
            <w:noProof/>
            <w:webHidden/>
          </w:rPr>
          <w:instrText xml:space="preserve"> PAGEREF _Toc169534442 \h </w:instrText>
        </w:r>
        <w:r w:rsidR="00644A90">
          <w:rPr>
            <w:noProof/>
            <w:webHidden/>
          </w:rPr>
        </w:r>
        <w:r w:rsidR="00644A90">
          <w:rPr>
            <w:noProof/>
            <w:webHidden/>
          </w:rPr>
          <w:fldChar w:fldCharType="separate"/>
        </w:r>
        <w:r w:rsidR="00C51DF7">
          <w:rPr>
            <w:noProof/>
            <w:webHidden/>
          </w:rPr>
          <w:t>10</w:t>
        </w:r>
        <w:r w:rsidR="00644A90">
          <w:rPr>
            <w:noProof/>
            <w:webHidden/>
          </w:rPr>
          <w:fldChar w:fldCharType="end"/>
        </w:r>
      </w:hyperlink>
    </w:p>
    <w:p w14:paraId="4D9E648C" w14:textId="20505F0E" w:rsidR="00644A90" w:rsidRDefault="00CA3101" w:rsidP="00644A90">
      <w:pPr>
        <w:pStyle w:val="TOC1"/>
        <w:rPr>
          <w:rFonts w:eastAsiaTheme="minorEastAsia" w:cstheme="minorBidi"/>
          <w:noProof/>
          <w:kern w:val="2"/>
          <w:sz w:val="22"/>
          <w:szCs w:val="22"/>
          <w:lang w:val="en-US"/>
          <w14:ligatures w14:val="standardContextual"/>
        </w:rPr>
      </w:pPr>
      <w:hyperlink w:anchor="_Toc169534443" w:history="1">
        <w:r w:rsidR="00644A90" w:rsidRPr="00C1351B">
          <w:rPr>
            <w:rStyle w:val="Hyperlink"/>
            <w:noProof/>
            <w:lang w:val="en-US"/>
          </w:rPr>
          <w:t>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Creation of the starting population (creating.diploid())</w:t>
        </w:r>
        <w:r w:rsidR="00644A90">
          <w:rPr>
            <w:noProof/>
            <w:webHidden/>
          </w:rPr>
          <w:tab/>
        </w:r>
        <w:r w:rsidR="00644A90">
          <w:rPr>
            <w:noProof/>
            <w:webHidden/>
          </w:rPr>
          <w:fldChar w:fldCharType="begin"/>
        </w:r>
        <w:r w:rsidR="00644A90">
          <w:rPr>
            <w:noProof/>
            <w:webHidden/>
          </w:rPr>
          <w:instrText xml:space="preserve"> PAGEREF _Toc169534443 \h </w:instrText>
        </w:r>
        <w:r w:rsidR="00644A90">
          <w:rPr>
            <w:noProof/>
            <w:webHidden/>
          </w:rPr>
        </w:r>
        <w:r w:rsidR="00644A90">
          <w:rPr>
            <w:noProof/>
            <w:webHidden/>
          </w:rPr>
          <w:fldChar w:fldCharType="separate"/>
        </w:r>
        <w:r w:rsidR="00C51DF7">
          <w:rPr>
            <w:noProof/>
            <w:webHidden/>
          </w:rPr>
          <w:t>11</w:t>
        </w:r>
        <w:r w:rsidR="00644A90">
          <w:rPr>
            <w:noProof/>
            <w:webHidden/>
          </w:rPr>
          <w:fldChar w:fldCharType="end"/>
        </w:r>
      </w:hyperlink>
    </w:p>
    <w:p w14:paraId="50843164" w14:textId="39022DB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4" w:history="1">
        <w:r w:rsidR="00644A90" w:rsidRPr="00C1351B">
          <w:rPr>
            <w:rStyle w:val="Hyperlink"/>
            <w:noProof/>
          </w:rPr>
          <w:t>4.1</w:t>
        </w:r>
        <w:r w:rsidR="00644A90">
          <w:rPr>
            <w:rFonts w:eastAsiaTheme="minorEastAsia" w:cstheme="minorBidi"/>
            <w:b w:val="0"/>
            <w:bCs w:val="0"/>
            <w:noProof/>
            <w:kern w:val="2"/>
            <w:lang w:val="en-US"/>
            <w14:ligatures w14:val="standardContextual"/>
          </w:rPr>
          <w:tab/>
        </w:r>
        <w:r w:rsidR="00644A90" w:rsidRPr="00C1351B">
          <w:rPr>
            <w:rStyle w:val="Hyperlink"/>
            <w:noProof/>
          </w:rPr>
          <w:t>Importing/Generating of a genetic dataset</w:t>
        </w:r>
        <w:r w:rsidR="00644A90">
          <w:rPr>
            <w:noProof/>
            <w:webHidden/>
          </w:rPr>
          <w:tab/>
        </w:r>
        <w:r w:rsidR="00644A90">
          <w:rPr>
            <w:noProof/>
            <w:webHidden/>
          </w:rPr>
          <w:fldChar w:fldCharType="begin"/>
        </w:r>
        <w:r w:rsidR="00644A90">
          <w:rPr>
            <w:noProof/>
            <w:webHidden/>
          </w:rPr>
          <w:instrText xml:space="preserve"> PAGEREF _Toc169534444 \h </w:instrText>
        </w:r>
        <w:r w:rsidR="00644A90">
          <w:rPr>
            <w:noProof/>
            <w:webHidden/>
          </w:rPr>
        </w:r>
        <w:r w:rsidR="00644A90">
          <w:rPr>
            <w:noProof/>
            <w:webHidden/>
          </w:rPr>
          <w:fldChar w:fldCharType="separate"/>
        </w:r>
        <w:r w:rsidR="00C51DF7">
          <w:rPr>
            <w:noProof/>
            <w:webHidden/>
          </w:rPr>
          <w:t>11</w:t>
        </w:r>
        <w:r w:rsidR="00644A90">
          <w:rPr>
            <w:noProof/>
            <w:webHidden/>
          </w:rPr>
          <w:fldChar w:fldCharType="end"/>
        </w:r>
      </w:hyperlink>
    </w:p>
    <w:p w14:paraId="7A679DB2" w14:textId="7EBD8B0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5" w:history="1">
        <w:r w:rsidR="00644A90" w:rsidRPr="00C1351B">
          <w:rPr>
            <w:rStyle w:val="Hyperlink"/>
            <w:noProof/>
          </w:rPr>
          <w:t>4.2</w:t>
        </w:r>
        <w:r w:rsidR="00644A90">
          <w:rPr>
            <w:rFonts w:eastAsiaTheme="minorEastAsia" w:cstheme="minorBidi"/>
            <w:b w:val="0"/>
            <w:bCs w:val="0"/>
            <w:noProof/>
            <w:kern w:val="2"/>
            <w:lang w:val="en-US"/>
            <w14:ligatures w14:val="standardContextual"/>
          </w:rPr>
          <w:tab/>
        </w:r>
        <w:r w:rsidR="00644A90" w:rsidRPr="00C1351B">
          <w:rPr>
            <w:rStyle w:val="Hyperlink"/>
            <w:noProof/>
          </w:rPr>
          <w:t>Importing a genetic map</w:t>
        </w:r>
        <w:r w:rsidR="00644A90">
          <w:rPr>
            <w:noProof/>
            <w:webHidden/>
          </w:rPr>
          <w:tab/>
        </w:r>
        <w:r w:rsidR="00644A90">
          <w:rPr>
            <w:noProof/>
            <w:webHidden/>
          </w:rPr>
          <w:fldChar w:fldCharType="begin"/>
        </w:r>
        <w:r w:rsidR="00644A90">
          <w:rPr>
            <w:noProof/>
            <w:webHidden/>
          </w:rPr>
          <w:instrText xml:space="preserve"> PAGEREF _Toc169534445 \h </w:instrText>
        </w:r>
        <w:r w:rsidR="00644A90">
          <w:rPr>
            <w:noProof/>
            <w:webHidden/>
          </w:rPr>
        </w:r>
        <w:r w:rsidR="00644A90">
          <w:rPr>
            <w:noProof/>
            <w:webHidden/>
          </w:rPr>
          <w:fldChar w:fldCharType="separate"/>
        </w:r>
        <w:r w:rsidR="00C51DF7">
          <w:rPr>
            <w:noProof/>
            <w:webHidden/>
          </w:rPr>
          <w:t>12</w:t>
        </w:r>
        <w:r w:rsidR="00644A90">
          <w:rPr>
            <w:noProof/>
            <w:webHidden/>
          </w:rPr>
          <w:fldChar w:fldCharType="end"/>
        </w:r>
      </w:hyperlink>
    </w:p>
    <w:p w14:paraId="7419A3BB" w14:textId="4CF31A5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6" w:history="1">
        <w:r w:rsidR="00644A90" w:rsidRPr="00C1351B">
          <w:rPr>
            <w:rStyle w:val="Hyperlink"/>
            <w:noProof/>
          </w:rPr>
          <w:t>4.3</w:t>
        </w:r>
        <w:r w:rsidR="00644A90">
          <w:rPr>
            <w:rFonts w:eastAsiaTheme="minorEastAsia" w:cstheme="minorBidi"/>
            <w:b w:val="0"/>
            <w:bCs w:val="0"/>
            <w:noProof/>
            <w:kern w:val="2"/>
            <w:lang w:val="en-US"/>
            <w14:ligatures w14:val="standardContextual"/>
          </w:rPr>
          <w:tab/>
        </w:r>
        <w:r w:rsidR="00644A90" w:rsidRPr="00C1351B">
          <w:rPr>
            <w:rStyle w:val="Hyperlink"/>
            <w:noProof/>
          </w:rPr>
          <w:t>Simulating/Generating the genetic architecture underlying each trait</w:t>
        </w:r>
        <w:r w:rsidR="00644A90">
          <w:rPr>
            <w:noProof/>
            <w:webHidden/>
          </w:rPr>
          <w:tab/>
        </w:r>
        <w:r w:rsidR="00644A90">
          <w:rPr>
            <w:noProof/>
            <w:webHidden/>
          </w:rPr>
          <w:fldChar w:fldCharType="begin"/>
        </w:r>
        <w:r w:rsidR="00644A90">
          <w:rPr>
            <w:noProof/>
            <w:webHidden/>
          </w:rPr>
          <w:instrText xml:space="preserve"> PAGEREF _Toc169534446 \h </w:instrText>
        </w:r>
        <w:r w:rsidR="00644A90">
          <w:rPr>
            <w:noProof/>
            <w:webHidden/>
          </w:rPr>
        </w:r>
        <w:r w:rsidR="00644A90">
          <w:rPr>
            <w:noProof/>
            <w:webHidden/>
          </w:rPr>
          <w:fldChar w:fldCharType="separate"/>
        </w:r>
        <w:r w:rsidR="00C51DF7">
          <w:rPr>
            <w:noProof/>
            <w:webHidden/>
          </w:rPr>
          <w:t>12</w:t>
        </w:r>
        <w:r w:rsidR="00644A90">
          <w:rPr>
            <w:noProof/>
            <w:webHidden/>
          </w:rPr>
          <w:fldChar w:fldCharType="end"/>
        </w:r>
      </w:hyperlink>
    </w:p>
    <w:p w14:paraId="16AB36B2" w14:textId="03DBBC50"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7" w:history="1">
        <w:r w:rsidR="00644A90" w:rsidRPr="00C1351B">
          <w:rPr>
            <w:rStyle w:val="Hyperlink"/>
            <w:noProof/>
            <w:lang w:val="en-US"/>
          </w:rPr>
          <w:t>4.3.1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Custom-made genetic architectures</w:t>
        </w:r>
        <w:r w:rsidR="00644A90">
          <w:rPr>
            <w:noProof/>
            <w:webHidden/>
          </w:rPr>
          <w:tab/>
        </w:r>
        <w:r w:rsidR="00644A90">
          <w:rPr>
            <w:noProof/>
            <w:webHidden/>
          </w:rPr>
          <w:fldChar w:fldCharType="begin"/>
        </w:r>
        <w:r w:rsidR="00644A90">
          <w:rPr>
            <w:noProof/>
            <w:webHidden/>
          </w:rPr>
          <w:instrText xml:space="preserve"> PAGEREF _Toc169534447 \h </w:instrText>
        </w:r>
        <w:r w:rsidR="00644A90">
          <w:rPr>
            <w:noProof/>
            <w:webHidden/>
          </w:rPr>
        </w:r>
        <w:r w:rsidR="00644A90">
          <w:rPr>
            <w:noProof/>
            <w:webHidden/>
          </w:rPr>
          <w:fldChar w:fldCharType="separate"/>
        </w:r>
        <w:r w:rsidR="00C51DF7">
          <w:rPr>
            <w:noProof/>
            <w:webHidden/>
          </w:rPr>
          <w:t>13</w:t>
        </w:r>
        <w:r w:rsidR="00644A90">
          <w:rPr>
            <w:noProof/>
            <w:webHidden/>
          </w:rPr>
          <w:fldChar w:fldCharType="end"/>
        </w:r>
      </w:hyperlink>
    </w:p>
    <w:p w14:paraId="415E0495" w14:textId="2415DA17"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8" w:history="1">
        <w:r w:rsidR="00644A90" w:rsidRPr="00C1351B">
          <w:rPr>
            <w:rStyle w:val="Hyperlink"/>
            <w:noProof/>
            <w:lang w:val="en-US"/>
          </w:rPr>
          <w:t>4.3.2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Predefined genetic architectures</w:t>
        </w:r>
        <w:r w:rsidR="00644A90">
          <w:rPr>
            <w:noProof/>
            <w:webHidden/>
          </w:rPr>
          <w:tab/>
        </w:r>
        <w:r w:rsidR="00644A90">
          <w:rPr>
            <w:noProof/>
            <w:webHidden/>
          </w:rPr>
          <w:fldChar w:fldCharType="begin"/>
        </w:r>
        <w:r w:rsidR="00644A90">
          <w:rPr>
            <w:noProof/>
            <w:webHidden/>
          </w:rPr>
          <w:instrText xml:space="preserve"> PAGEREF _Toc169534448 \h </w:instrText>
        </w:r>
        <w:r w:rsidR="00644A90">
          <w:rPr>
            <w:noProof/>
            <w:webHidden/>
          </w:rPr>
        </w:r>
        <w:r w:rsidR="00644A90">
          <w:rPr>
            <w:noProof/>
            <w:webHidden/>
          </w:rPr>
          <w:fldChar w:fldCharType="separate"/>
        </w:r>
        <w:r w:rsidR="00C51DF7">
          <w:rPr>
            <w:noProof/>
            <w:webHidden/>
          </w:rPr>
          <w:t>14</w:t>
        </w:r>
        <w:r w:rsidR="00644A90">
          <w:rPr>
            <w:noProof/>
            <w:webHidden/>
          </w:rPr>
          <w:fldChar w:fldCharType="end"/>
        </w:r>
      </w:hyperlink>
    </w:p>
    <w:p w14:paraId="4EE2B1A1" w14:textId="7431E612"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9" w:history="1">
        <w:r w:rsidR="00644A90" w:rsidRPr="00C1351B">
          <w:rPr>
            <w:rStyle w:val="Hyperlink"/>
            <w:noProof/>
            <w:lang w:val="en-US"/>
          </w:rPr>
          <w:t>4.3.3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Correlated Traits</w:t>
        </w:r>
        <w:r w:rsidR="00644A90">
          <w:rPr>
            <w:noProof/>
            <w:webHidden/>
          </w:rPr>
          <w:tab/>
        </w:r>
        <w:r w:rsidR="00644A90">
          <w:rPr>
            <w:noProof/>
            <w:webHidden/>
          </w:rPr>
          <w:fldChar w:fldCharType="begin"/>
        </w:r>
        <w:r w:rsidR="00644A90">
          <w:rPr>
            <w:noProof/>
            <w:webHidden/>
          </w:rPr>
          <w:instrText xml:space="preserve"> PAGEREF _Toc169534449 \h </w:instrText>
        </w:r>
        <w:r w:rsidR="00644A90">
          <w:rPr>
            <w:noProof/>
            <w:webHidden/>
          </w:rPr>
        </w:r>
        <w:r w:rsidR="00644A90">
          <w:rPr>
            <w:noProof/>
            <w:webHidden/>
          </w:rPr>
          <w:fldChar w:fldCharType="separate"/>
        </w:r>
        <w:r w:rsidR="00C51DF7">
          <w:rPr>
            <w:noProof/>
            <w:webHidden/>
          </w:rPr>
          <w:t>14</w:t>
        </w:r>
        <w:r w:rsidR="00644A90">
          <w:rPr>
            <w:noProof/>
            <w:webHidden/>
          </w:rPr>
          <w:fldChar w:fldCharType="end"/>
        </w:r>
      </w:hyperlink>
    </w:p>
    <w:p w14:paraId="69C53DBC" w14:textId="709AC6E3"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0" w:history="1">
        <w:r w:rsidR="00644A90" w:rsidRPr="00C1351B">
          <w:rPr>
            <w:rStyle w:val="Hyperlink"/>
            <w:noProof/>
            <w:lang w:val="en-US"/>
          </w:rPr>
          <w:t>4.3.4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with non-gaussian distributed phenotypes</w:t>
        </w:r>
        <w:r w:rsidR="00644A90">
          <w:rPr>
            <w:noProof/>
            <w:webHidden/>
          </w:rPr>
          <w:tab/>
        </w:r>
        <w:r w:rsidR="00644A90">
          <w:rPr>
            <w:noProof/>
            <w:webHidden/>
          </w:rPr>
          <w:fldChar w:fldCharType="begin"/>
        </w:r>
        <w:r w:rsidR="00644A90">
          <w:rPr>
            <w:noProof/>
            <w:webHidden/>
          </w:rPr>
          <w:instrText xml:space="preserve"> PAGEREF _Toc169534450 \h </w:instrText>
        </w:r>
        <w:r w:rsidR="00644A90">
          <w:rPr>
            <w:noProof/>
            <w:webHidden/>
          </w:rPr>
        </w:r>
        <w:r w:rsidR="00644A90">
          <w:rPr>
            <w:noProof/>
            <w:webHidden/>
          </w:rPr>
          <w:fldChar w:fldCharType="separate"/>
        </w:r>
        <w:r w:rsidR="00C51DF7">
          <w:rPr>
            <w:noProof/>
            <w:webHidden/>
          </w:rPr>
          <w:t>14</w:t>
        </w:r>
        <w:r w:rsidR="00644A90">
          <w:rPr>
            <w:noProof/>
            <w:webHidden/>
          </w:rPr>
          <w:fldChar w:fldCharType="end"/>
        </w:r>
      </w:hyperlink>
    </w:p>
    <w:p w14:paraId="4EDE43BE" w14:textId="5D38BF49"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1" w:history="1">
        <w:r w:rsidR="00644A90" w:rsidRPr="00C1351B">
          <w:rPr>
            <w:rStyle w:val="Hyperlink"/>
            <w:noProof/>
          </w:rPr>
          <w:t>4.3.5</w:t>
        </w:r>
        <w:r w:rsidR="00644A90">
          <w:rPr>
            <w:rFonts w:eastAsiaTheme="minorEastAsia" w:cstheme="minorBidi"/>
            <w:noProof/>
            <w:kern w:val="2"/>
            <w:sz w:val="22"/>
            <w:szCs w:val="22"/>
            <w:lang w:val="en-US"/>
            <w14:ligatures w14:val="standardContextual"/>
          </w:rPr>
          <w:tab/>
        </w:r>
        <w:r w:rsidR="00644A90" w:rsidRPr="00C1351B">
          <w:rPr>
            <w:rStyle w:val="Hyperlink"/>
            <w:noProof/>
          </w:rPr>
          <w:t>Maternal / paternal effects</w:t>
        </w:r>
        <w:r w:rsidR="00644A90">
          <w:rPr>
            <w:noProof/>
            <w:webHidden/>
          </w:rPr>
          <w:tab/>
        </w:r>
        <w:r w:rsidR="00644A90">
          <w:rPr>
            <w:noProof/>
            <w:webHidden/>
          </w:rPr>
          <w:fldChar w:fldCharType="begin"/>
        </w:r>
        <w:r w:rsidR="00644A90">
          <w:rPr>
            <w:noProof/>
            <w:webHidden/>
          </w:rPr>
          <w:instrText xml:space="preserve"> PAGEREF _Toc169534451 \h </w:instrText>
        </w:r>
        <w:r w:rsidR="00644A90">
          <w:rPr>
            <w:noProof/>
            <w:webHidden/>
          </w:rPr>
        </w:r>
        <w:r w:rsidR="00644A90">
          <w:rPr>
            <w:noProof/>
            <w:webHidden/>
          </w:rPr>
          <w:fldChar w:fldCharType="separate"/>
        </w:r>
        <w:r w:rsidR="00C51DF7">
          <w:rPr>
            <w:noProof/>
            <w:webHidden/>
          </w:rPr>
          <w:t>15</w:t>
        </w:r>
        <w:r w:rsidR="00644A90">
          <w:rPr>
            <w:noProof/>
            <w:webHidden/>
          </w:rPr>
          <w:fldChar w:fldCharType="end"/>
        </w:r>
      </w:hyperlink>
    </w:p>
    <w:p w14:paraId="3FD99FD3" w14:textId="11AAFB57"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2" w:history="1">
        <w:r w:rsidR="00644A90" w:rsidRPr="00C1351B">
          <w:rPr>
            <w:rStyle w:val="Hyperlink"/>
            <w:noProof/>
            <w:lang w:val="en-US"/>
          </w:rPr>
          <w:t>4.3.6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as linear combination of other traits</w:t>
        </w:r>
        <w:r w:rsidR="00644A90">
          <w:rPr>
            <w:noProof/>
            <w:webHidden/>
          </w:rPr>
          <w:tab/>
        </w:r>
        <w:r w:rsidR="00644A90">
          <w:rPr>
            <w:noProof/>
            <w:webHidden/>
          </w:rPr>
          <w:fldChar w:fldCharType="begin"/>
        </w:r>
        <w:r w:rsidR="00644A90">
          <w:rPr>
            <w:noProof/>
            <w:webHidden/>
          </w:rPr>
          <w:instrText xml:space="preserve"> PAGEREF _Toc169534452 \h </w:instrText>
        </w:r>
        <w:r w:rsidR="00644A90">
          <w:rPr>
            <w:noProof/>
            <w:webHidden/>
          </w:rPr>
        </w:r>
        <w:r w:rsidR="00644A90">
          <w:rPr>
            <w:noProof/>
            <w:webHidden/>
          </w:rPr>
          <w:fldChar w:fldCharType="separate"/>
        </w:r>
        <w:r w:rsidR="00C51DF7">
          <w:rPr>
            <w:noProof/>
            <w:webHidden/>
          </w:rPr>
          <w:t>15</w:t>
        </w:r>
        <w:r w:rsidR="00644A90">
          <w:rPr>
            <w:noProof/>
            <w:webHidden/>
          </w:rPr>
          <w:fldChar w:fldCharType="end"/>
        </w:r>
      </w:hyperlink>
    </w:p>
    <w:p w14:paraId="1AD5264A" w14:textId="250B730B"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3" w:history="1">
        <w:r w:rsidR="00644A90" w:rsidRPr="00C1351B">
          <w:rPr>
            <w:rStyle w:val="Hyperlink"/>
            <w:noProof/>
          </w:rPr>
          <w:t>4.3.7</w:t>
        </w:r>
        <w:r w:rsidR="00644A90">
          <w:rPr>
            <w:rFonts w:eastAsiaTheme="minorEastAsia" w:cstheme="minorBidi"/>
            <w:noProof/>
            <w:kern w:val="2"/>
            <w:sz w:val="22"/>
            <w:szCs w:val="22"/>
            <w:lang w:val="en-US"/>
            <w14:ligatures w14:val="standardContextual"/>
          </w:rPr>
          <w:tab/>
        </w:r>
        <w:r w:rsidR="00644A90" w:rsidRPr="00C1351B">
          <w:rPr>
            <w:rStyle w:val="Hyperlink"/>
            <w:noProof/>
          </w:rPr>
          <w:t>Non-QTL based traits</w:t>
        </w:r>
        <w:r w:rsidR="00644A90">
          <w:rPr>
            <w:noProof/>
            <w:webHidden/>
          </w:rPr>
          <w:tab/>
        </w:r>
        <w:r w:rsidR="00644A90">
          <w:rPr>
            <w:noProof/>
            <w:webHidden/>
          </w:rPr>
          <w:fldChar w:fldCharType="begin"/>
        </w:r>
        <w:r w:rsidR="00644A90">
          <w:rPr>
            <w:noProof/>
            <w:webHidden/>
          </w:rPr>
          <w:instrText xml:space="preserve"> PAGEREF _Toc169534453 \h </w:instrText>
        </w:r>
        <w:r w:rsidR="00644A90">
          <w:rPr>
            <w:noProof/>
            <w:webHidden/>
          </w:rPr>
        </w:r>
        <w:r w:rsidR="00644A90">
          <w:rPr>
            <w:noProof/>
            <w:webHidden/>
          </w:rPr>
          <w:fldChar w:fldCharType="separate"/>
        </w:r>
        <w:r w:rsidR="00C51DF7">
          <w:rPr>
            <w:noProof/>
            <w:webHidden/>
          </w:rPr>
          <w:t>15</w:t>
        </w:r>
        <w:r w:rsidR="00644A90">
          <w:rPr>
            <w:noProof/>
            <w:webHidden/>
          </w:rPr>
          <w:fldChar w:fldCharType="end"/>
        </w:r>
      </w:hyperlink>
    </w:p>
    <w:p w14:paraId="7E2AA70B" w14:textId="6BE1E06A"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4" w:history="1">
        <w:r w:rsidR="00644A90" w:rsidRPr="00C1351B">
          <w:rPr>
            <w:rStyle w:val="Hyperlink"/>
            <w:noProof/>
          </w:rPr>
          <w:t>4.3.8</w:t>
        </w:r>
        <w:r w:rsidR="00644A90">
          <w:rPr>
            <w:rFonts w:eastAsiaTheme="minorEastAsia" w:cstheme="minorBidi"/>
            <w:noProof/>
            <w:kern w:val="2"/>
            <w:sz w:val="22"/>
            <w:szCs w:val="22"/>
            <w:lang w:val="en-US"/>
            <w14:ligatures w14:val="standardContextual"/>
          </w:rPr>
          <w:tab/>
        </w:r>
        <w:r w:rsidR="00644A90" w:rsidRPr="00C1351B">
          <w:rPr>
            <w:rStyle w:val="Hyperlink"/>
            <w:noProof/>
          </w:rPr>
          <w:t>Fixed effects</w:t>
        </w:r>
        <w:r w:rsidR="00644A90">
          <w:rPr>
            <w:noProof/>
            <w:webHidden/>
          </w:rPr>
          <w:tab/>
        </w:r>
        <w:r w:rsidR="00644A90">
          <w:rPr>
            <w:noProof/>
            <w:webHidden/>
          </w:rPr>
          <w:fldChar w:fldCharType="begin"/>
        </w:r>
        <w:r w:rsidR="00644A90">
          <w:rPr>
            <w:noProof/>
            <w:webHidden/>
          </w:rPr>
          <w:instrText xml:space="preserve"> PAGEREF _Toc169534454 \h </w:instrText>
        </w:r>
        <w:r w:rsidR="00644A90">
          <w:rPr>
            <w:noProof/>
            <w:webHidden/>
          </w:rPr>
        </w:r>
        <w:r w:rsidR="00644A90">
          <w:rPr>
            <w:noProof/>
            <w:webHidden/>
          </w:rPr>
          <w:fldChar w:fldCharType="separate"/>
        </w:r>
        <w:r w:rsidR="00C51DF7">
          <w:rPr>
            <w:noProof/>
            <w:webHidden/>
          </w:rPr>
          <w:t>15</w:t>
        </w:r>
        <w:r w:rsidR="00644A90">
          <w:rPr>
            <w:noProof/>
            <w:webHidden/>
          </w:rPr>
          <w:fldChar w:fldCharType="end"/>
        </w:r>
      </w:hyperlink>
    </w:p>
    <w:p w14:paraId="455739BF" w14:textId="51C07655"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5" w:history="1">
        <w:r w:rsidR="00644A90" w:rsidRPr="00C1351B">
          <w:rPr>
            <w:rStyle w:val="Hyperlink"/>
            <w:noProof/>
          </w:rPr>
          <w:t>4.3.9</w:t>
        </w:r>
        <w:r w:rsidR="00644A90">
          <w:rPr>
            <w:rFonts w:eastAsiaTheme="minorEastAsia" w:cstheme="minorBidi"/>
            <w:noProof/>
            <w:kern w:val="2"/>
            <w:sz w:val="22"/>
            <w:szCs w:val="22"/>
            <w:lang w:val="en-US"/>
            <w14:ligatures w14:val="standardContextual"/>
          </w:rPr>
          <w:tab/>
        </w:r>
        <w:r w:rsidR="00644A90" w:rsidRPr="00C1351B">
          <w:rPr>
            <w:rStyle w:val="Hyperlink"/>
            <w:noProof/>
          </w:rPr>
          <w:t>Breed-specific traits &amp; Crossbreeding</w:t>
        </w:r>
        <w:r w:rsidR="00644A90">
          <w:rPr>
            <w:noProof/>
            <w:webHidden/>
          </w:rPr>
          <w:tab/>
        </w:r>
        <w:r w:rsidR="00644A90">
          <w:rPr>
            <w:noProof/>
            <w:webHidden/>
          </w:rPr>
          <w:fldChar w:fldCharType="begin"/>
        </w:r>
        <w:r w:rsidR="00644A90">
          <w:rPr>
            <w:noProof/>
            <w:webHidden/>
          </w:rPr>
          <w:instrText xml:space="preserve"> PAGEREF _Toc169534455 \h </w:instrText>
        </w:r>
        <w:r w:rsidR="00644A90">
          <w:rPr>
            <w:noProof/>
            <w:webHidden/>
          </w:rPr>
        </w:r>
        <w:r w:rsidR="00644A90">
          <w:rPr>
            <w:noProof/>
            <w:webHidden/>
          </w:rPr>
          <w:fldChar w:fldCharType="separate"/>
        </w:r>
        <w:r w:rsidR="00C51DF7">
          <w:rPr>
            <w:noProof/>
            <w:webHidden/>
          </w:rPr>
          <w:t>15</w:t>
        </w:r>
        <w:r w:rsidR="00644A90">
          <w:rPr>
            <w:noProof/>
            <w:webHidden/>
          </w:rPr>
          <w:fldChar w:fldCharType="end"/>
        </w:r>
      </w:hyperlink>
    </w:p>
    <w:p w14:paraId="3E4F2BD4" w14:textId="139BC9D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6" w:history="1">
        <w:r w:rsidR="00644A90" w:rsidRPr="00C1351B">
          <w:rPr>
            <w:rStyle w:val="Hyperlink"/>
            <w:noProof/>
          </w:rPr>
          <w:t>4.4</w:t>
        </w:r>
        <w:r w:rsidR="00644A90">
          <w:rPr>
            <w:rFonts w:eastAsiaTheme="minorEastAsia" w:cstheme="minorBidi"/>
            <w:b w:val="0"/>
            <w:bCs w:val="0"/>
            <w:noProof/>
            <w:kern w:val="2"/>
            <w:lang w:val="en-US"/>
            <w14:ligatures w14:val="standardContextual"/>
          </w:rPr>
          <w:tab/>
        </w:r>
        <w:r w:rsidR="00644A90" w:rsidRPr="00C1351B">
          <w:rPr>
            <w:rStyle w:val="Hyperlink"/>
            <w:noProof/>
          </w:rPr>
          <w:t>Position of Markers</w:t>
        </w:r>
        <w:r w:rsidR="00644A90">
          <w:rPr>
            <w:noProof/>
            <w:webHidden/>
          </w:rPr>
          <w:tab/>
        </w:r>
        <w:r w:rsidR="00644A90">
          <w:rPr>
            <w:noProof/>
            <w:webHidden/>
          </w:rPr>
          <w:fldChar w:fldCharType="begin"/>
        </w:r>
        <w:r w:rsidR="00644A90">
          <w:rPr>
            <w:noProof/>
            <w:webHidden/>
          </w:rPr>
          <w:instrText xml:space="preserve"> PAGEREF _Toc169534456 \h </w:instrText>
        </w:r>
        <w:r w:rsidR="00644A90">
          <w:rPr>
            <w:noProof/>
            <w:webHidden/>
          </w:rPr>
        </w:r>
        <w:r w:rsidR="00644A90">
          <w:rPr>
            <w:noProof/>
            <w:webHidden/>
          </w:rPr>
          <w:fldChar w:fldCharType="separate"/>
        </w:r>
        <w:r w:rsidR="00C51DF7">
          <w:rPr>
            <w:noProof/>
            <w:webHidden/>
          </w:rPr>
          <w:t>16</w:t>
        </w:r>
        <w:r w:rsidR="00644A90">
          <w:rPr>
            <w:noProof/>
            <w:webHidden/>
          </w:rPr>
          <w:fldChar w:fldCharType="end"/>
        </w:r>
      </w:hyperlink>
    </w:p>
    <w:p w14:paraId="7E513CE1" w14:textId="30558340"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7" w:history="1">
        <w:r w:rsidR="00644A90" w:rsidRPr="00C1351B">
          <w:rPr>
            <w:rStyle w:val="Hyperlink"/>
            <w:noProof/>
          </w:rPr>
          <w:t>4.5</w:t>
        </w:r>
        <w:r w:rsidR="00644A90">
          <w:rPr>
            <w:rFonts w:eastAsiaTheme="minorEastAsia" w:cstheme="minorBidi"/>
            <w:b w:val="0"/>
            <w:bCs w:val="0"/>
            <w:noProof/>
            <w:kern w:val="2"/>
            <w:lang w:val="en-US"/>
            <w14:ligatures w14:val="standardContextual"/>
          </w:rPr>
          <w:tab/>
        </w:r>
        <w:r w:rsidR="00644A90" w:rsidRPr="00C1351B">
          <w:rPr>
            <w:rStyle w:val="Hyperlink"/>
            <w:noProof/>
          </w:rPr>
          <w:t>Related founder individuals</w:t>
        </w:r>
        <w:r w:rsidR="00644A90">
          <w:rPr>
            <w:noProof/>
            <w:webHidden/>
          </w:rPr>
          <w:tab/>
        </w:r>
        <w:r w:rsidR="00644A90">
          <w:rPr>
            <w:noProof/>
            <w:webHidden/>
          </w:rPr>
          <w:fldChar w:fldCharType="begin"/>
        </w:r>
        <w:r w:rsidR="00644A90">
          <w:rPr>
            <w:noProof/>
            <w:webHidden/>
          </w:rPr>
          <w:instrText xml:space="preserve"> PAGEREF _Toc169534457 \h </w:instrText>
        </w:r>
        <w:r w:rsidR="00644A90">
          <w:rPr>
            <w:noProof/>
            <w:webHidden/>
          </w:rPr>
        </w:r>
        <w:r w:rsidR="00644A90">
          <w:rPr>
            <w:noProof/>
            <w:webHidden/>
          </w:rPr>
          <w:fldChar w:fldCharType="separate"/>
        </w:r>
        <w:r w:rsidR="00C51DF7">
          <w:rPr>
            <w:noProof/>
            <w:webHidden/>
          </w:rPr>
          <w:t>16</w:t>
        </w:r>
        <w:r w:rsidR="00644A90">
          <w:rPr>
            <w:noProof/>
            <w:webHidden/>
          </w:rPr>
          <w:fldChar w:fldCharType="end"/>
        </w:r>
      </w:hyperlink>
    </w:p>
    <w:p w14:paraId="0D996DEA" w14:textId="1823142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8" w:history="1">
        <w:r w:rsidR="00644A90" w:rsidRPr="00C1351B">
          <w:rPr>
            <w:rStyle w:val="Hyperlink"/>
            <w:noProof/>
          </w:rPr>
          <w:t>4.6</w:t>
        </w:r>
        <w:r w:rsidR="00644A90">
          <w:rPr>
            <w:rFonts w:eastAsiaTheme="minorEastAsia" w:cstheme="minorBidi"/>
            <w:b w:val="0"/>
            <w:bCs w:val="0"/>
            <w:noProof/>
            <w:kern w:val="2"/>
            <w:lang w:val="en-US"/>
            <w14:ligatures w14:val="standardContextual"/>
          </w:rPr>
          <w:tab/>
        </w:r>
        <w:r w:rsidR="00644A90" w:rsidRPr="00C1351B">
          <w:rPr>
            <w:rStyle w:val="Hyperlink"/>
            <w:noProof/>
          </w:rPr>
          <w:t>Add genotyping arrays</w:t>
        </w:r>
        <w:r w:rsidR="00644A90">
          <w:rPr>
            <w:noProof/>
            <w:webHidden/>
          </w:rPr>
          <w:tab/>
        </w:r>
        <w:r w:rsidR="00644A90">
          <w:rPr>
            <w:noProof/>
            <w:webHidden/>
          </w:rPr>
          <w:fldChar w:fldCharType="begin"/>
        </w:r>
        <w:r w:rsidR="00644A90">
          <w:rPr>
            <w:noProof/>
            <w:webHidden/>
          </w:rPr>
          <w:instrText xml:space="preserve"> PAGEREF _Toc169534458 \h </w:instrText>
        </w:r>
        <w:r w:rsidR="00644A90">
          <w:rPr>
            <w:noProof/>
            <w:webHidden/>
          </w:rPr>
        </w:r>
        <w:r w:rsidR="00644A90">
          <w:rPr>
            <w:noProof/>
            <w:webHidden/>
          </w:rPr>
          <w:fldChar w:fldCharType="separate"/>
        </w:r>
        <w:r w:rsidR="00C51DF7">
          <w:rPr>
            <w:noProof/>
            <w:webHidden/>
          </w:rPr>
          <w:t>16</w:t>
        </w:r>
        <w:r w:rsidR="00644A90">
          <w:rPr>
            <w:noProof/>
            <w:webHidden/>
          </w:rPr>
          <w:fldChar w:fldCharType="end"/>
        </w:r>
      </w:hyperlink>
    </w:p>
    <w:p w14:paraId="521A6C52" w14:textId="1DA99F47"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9" w:history="1">
        <w:r w:rsidR="00644A90" w:rsidRPr="00C1351B">
          <w:rPr>
            <w:rStyle w:val="Hyperlink"/>
            <w:noProof/>
          </w:rPr>
          <w:t>4.7</w:t>
        </w:r>
        <w:r w:rsidR="00644A90">
          <w:rPr>
            <w:rFonts w:eastAsiaTheme="minorEastAsia" w:cstheme="minorBidi"/>
            <w:b w:val="0"/>
            <w:bCs w:val="0"/>
            <w:noProof/>
            <w:kern w:val="2"/>
            <w:lang w:val="en-US"/>
            <w14:ligatures w14:val="standardContextual"/>
          </w:rPr>
          <w:tab/>
        </w:r>
        <w:r w:rsidR="00644A90" w:rsidRPr="00C1351B">
          <w:rPr>
            <w:rStyle w:val="Hyperlink"/>
            <w:noProof/>
          </w:rPr>
          <w:t>Size.scaling</w:t>
        </w:r>
        <w:r w:rsidR="00644A90">
          <w:rPr>
            <w:noProof/>
            <w:webHidden/>
          </w:rPr>
          <w:tab/>
        </w:r>
        <w:r w:rsidR="00644A90">
          <w:rPr>
            <w:noProof/>
            <w:webHidden/>
          </w:rPr>
          <w:fldChar w:fldCharType="begin"/>
        </w:r>
        <w:r w:rsidR="00644A90">
          <w:rPr>
            <w:noProof/>
            <w:webHidden/>
          </w:rPr>
          <w:instrText xml:space="preserve"> PAGEREF _Toc169534459 \h </w:instrText>
        </w:r>
        <w:r w:rsidR="00644A90">
          <w:rPr>
            <w:noProof/>
            <w:webHidden/>
          </w:rPr>
        </w:r>
        <w:r w:rsidR="00644A90">
          <w:rPr>
            <w:noProof/>
            <w:webHidden/>
          </w:rPr>
          <w:fldChar w:fldCharType="separate"/>
        </w:r>
        <w:r w:rsidR="00C51DF7">
          <w:rPr>
            <w:noProof/>
            <w:webHidden/>
          </w:rPr>
          <w:t>17</w:t>
        </w:r>
        <w:r w:rsidR="00644A90">
          <w:rPr>
            <w:noProof/>
            <w:webHidden/>
          </w:rPr>
          <w:fldChar w:fldCharType="end"/>
        </w:r>
      </w:hyperlink>
    </w:p>
    <w:p w14:paraId="5ABA561C" w14:textId="1170DF32" w:rsidR="00644A90" w:rsidRDefault="00CA3101" w:rsidP="00644A90">
      <w:pPr>
        <w:pStyle w:val="TOC1"/>
        <w:rPr>
          <w:rFonts w:eastAsiaTheme="minorEastAsia" w:cstheme="minorBidi"/>
          <w:noProof/>
          <w:kern w:val="2"/>
          <w:sz w:val="22"/>
          <w:szCs w:val="22"/>
          <w:lang w:val="en-US"/>
          <w14:ligatures w14:val="standardContextual"/>
        </w:rPr>
      </w:pPr>
      <w:hyperlink w:anchor="_Toc169534460" w:history="1">
        <w:r w:rsidR="00644A90" w:rsidRPr="00C1351B">
          <w:rPr>
            <w:rStyle w:val="Hyperlink"/>
            <w:noProof/>
            <w:lang w:val="en-US"/>
          </w:rPr>
          <w:t>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Simulation of breeding processes (breeding.diploid())</w:t>
        </w:r>
        <w:r w:rsidR="00644A90">
          <w:rPr>
            <w:noProof/>
            <w:webHidden/>
          </w:rPr>
          <w:tab/>
        </w:r>
        <w:r w:rsidR="00644A90">
          <w:rPr>
            <w:noProof/>
            <w:webHidden/>
          </w:rPr>
          <w:fldChar w:fldCharType="begin"/>
        </w:r>
        <w:r w:rsidR="00644A90">
          <w:rPr>
            <w:noProof/>
            <w:webHidden/>
          </w:rPr>
          <w:instrText xml:space="preserve"> PAGEREF _Toc169534460 \h </w:instrText>
        </w:r>
        <w:r w:rsidR="00644A90">
          <w:rPr>
            <w:noProof/>
            <w:webHidden/>
          </w:rPr>
        </w:r>
        <w:r w:rsidR="00644A90">
          <w:rPr>
            <w:noProof/>
            <w:webHidden/>
          </w:rPr>
          <w:fldChar w:fldCharType="separate"/>
        </w:r>
        <w:r w:rsidR="00C51DF7">
          <w:rPr>
            <w:noProof/>
            <w:webHidden/>
          </w:rPr>
          <w:t>18</w:t>
        </w:r>
        <w:r w:rsidR="00644A90">
          <w:rPr>
            <w:noProof/>
            <w:webHidden/>
          </w:rPr>
          <w:fldChar w:fldCharType="end"/>
        </w:r>
      </w:hyperlink>
    </w:p>
    <w:p w14:paraId="39866596" w14:textId="58A1622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1" w:history="1">
        <w:r w:rsidR="00644A90" w:rsidRPr="00C1351B">
          <w:rPr>
            <w:rStyle w:val="Hyperlink"/>
            <w:noProof/>
          </w:rPr>
          <w:t>5.1</w:t>
        </w:r>
        <w:r w:rsidR="00644A90">
          <w:rPr>
            <w:rFonts w:eastAsiaTheme="minorEastAsia" w:cstheme="minorBidi"/>
            <w:b w:val="0"/>
            <w:bCs w:val="0"/>
            <w:noProof/>
            <w:kern w:val="2"/>
            <w:lang w:val="en-US"/>
            <w14:ligatures w14:val="standardContextual"/>
          </w:rPr>
          <w:tab/>
        </w:r>
        <w:r w:rsidR="00644A90" w:rsidRPr="00C1351B">
          <w:rPr>
            <w:rStyle w:val="Hyperlink"/>
            <w:noProof/>
          </w:rPr>
          <w:t>General setup</w:t>
        </w:r>
        <w:r w:rsidR="00644A90">
          <w:rPr>
            <w:noProof/>
            <w:webHidden/>
          </w:rPr>
          <w:tab/>
        </w:r>
        <w:r w:rsidR="00644A90">
          <w:rPr>
            <w:noProof/>
            <w:webHidden/>
          </w:rPr>
          <w:fldChar w:fldCharType="begin"/>
        </w:r>
        <w:r w:rsidR="00644A90">
          <w:rPr>
            <w:noProof/>
            <w:webHidden/>
          </w:rPr>
          <w:instrText xml:space="preserve"> PAGEREF _Toc169534461 \h </w:instrText>
        </w:r>
        <w:r w:rsidR="00644A90">
          <w:rPr>
            <w:noProof/>
            <w:webHidden/>
          </w:rPr>
        </w:r>
        <w:r w:rsidR="00644A90">
          <w:rPr>
            <w:noProof/>
            <w:webHidden/>
          </w:rPr>
          <w:fldChar w:fldCharType="separate"/>
        </w:r>
        <w:r w:rsidR="00C51DF7">
          <w:rPr>
            <w:noProof/>
            <w:webHidden/>
          </w:rPr>
          <w:t>18</w:t>
        </w:r>
        <w:r w:rsidR="00644A90">
          <w:rPr>
            <w:noProof/>
            <w:webHidden/>
          </w:rPr>
          <w:fldChar w:fldCharType="end"/>
        </w:r>
      </w:hyperlink>
    </w:p>
    <w:p w14:paraId="73F3F72B" w14:textId="7ACA9DF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2" w:history="1">
        <w:r w:rsidR="00644A90" w:rsidRPr="00C1351B">
          <w:rPr>
            <w:rStyle w:val="Hyperlink"/>
            <w:noProof/>
          </w:rPr>
          <w:t>5.2</w:t>
        </w:r>
        <w:r w:rsidR="00644A90">
          <w:rPr>
            <w:rFonts w:eastAsiaTheme="minorEastAsia" w:cstheme="minorBidi"/>
            <w:b w:val="0"/>
            <w:bCs w:val="0"/>
            <w:noProof/>
            <w:kern w:val="2"/>
            <w:lang w:val="en-US"/>
            <w14:ligatures w14:val="standardContextual"/>
          </w:rPr>
          <w:tab/>
        </w:r>
        <w:r w:rsidR="00644A90" w:rsidRPr="00C1351B">
          <w:rPr>
            <w:rStyle w:val="Hyperlink"/>
            <w:noProof/>
          </w:rPr>
          <w:t>Litter size and repeat of matings</w:t>
        </w:r>
        <w:r w:rsidR="00644A90">
          <w:rPr>
            <w:noProof/>
            <w:webHidden/>
          </w:rPr>
          <w:tab/>
        </w:r>
        <w:r w:rsidR="00644A90">
          <w:rPr>
            <w:noProof/>
            <w:webHidden/>
          </w:rPr>
          <w:fldChar w:fldCharType="begin"/>
        </w:r>
        <w:r w:rsidR="00644A90">
          <w:rPr>
            <w:noProof/>
            <w:webHidden/>
          </w:rPr>
          <w:instrText xml:space="preserve"> PAGEREF _Toc169534462 \h </w:instrText>
        </w:r>
        <w:r w:rsidR="00644A90">
          <w:rPr>
            <w:noProof/>
            <w:webHidden/>
          </w:rPr>
        </w:r>
        <w:r w:rsidR="00644A90">
          <w:rPr>
            <w:noProof/>
            <w:webHidden/>
          </w:rPr>
          <w:fldChar w:fldCharType="separate"/>
        </w:r>
        <w:r w:rsidR="00C51DF7">
          <w:rPr>
            <w:noProof/>
            <w:webHidden/>
          </w:rPr>
          <w:t>19</w:t>
        </w:r>
        <w:r w:rsidR="00644A90">
          <w:rPr>
            <w:noProof/>
            <w:webHidden/>
          </w:rPr>
          <w:fldChar w:fldCharType="end"/>
        </w:r>
      </w:hyperlink>
    </w:p>
    <w:p w14:paraId="715E17FE" w14:textId="772880D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3" w:history="1">
        <w:r w:rsidR="00644A90" w:rsidRPr="00C1351B">
          <w:rPr>
            <w:rStyle w:val="Hyperlink"/>
            <w:noProof/>
          </w:rPr>
          <w:t>5.3</w:t>
        </w:r>
        <w:r w:rsidR="00644A90">
          <w:rPr>
            <w:rFonts w:eastAsiaTheme="minorEastAsia" w:cstheme="minorBidi"/>
            <w:b w:val="0"/>
            <w:bCs w:val="0"/>
            <w:noProof/>
            <w:kern w:val="2"/>
            <w:lang w:val="en-US"/>
            <w14:ligatures w14:val="standardContextual"/>
          </w:rPr>
          <w:tab/>
        </w:r>
        <w:r w:rsidR="00644A90" w:rsidRPr="00C1351B">
          <w:rPr>
            <w:rStyle w:val="Hyperlink"/>
            <w:noProof/>
          </w:rPr>
          <w:t>Control of heritability, breeding values, genotypes and phenotypes</w:t>
        </w:r>
        <w:r w:rsidR="00644A90">
          <w:rPr>
            <w:noProof/>
            <w:webHidden/>
          </w:rPr>
          <w:tab/>
        </w:r>
        <w:r w:rsidR="00644A90">
          <w:rPr>
            <w:noProof/>
            <w:webHidden/>
          </w:rPr>
          <w:fldChar w:fldCharType="begin"/>
        </w:r>
        <w:r w:rsidR="00644A90">
          <w:rPr>
            <w:noProof/>
            <w:webHidden/>
          </w:rPr>
          <w:instrText xml:space="preserve"> PAGEREF _Toc169534463 \h </w:instrText>
        </w:r>
        <w:r w:rsidR="00644A90">
          <w:rPr>
            <w:noProof/>
            <w:webHidden/>
          </w:rPr>
        </w:r>
        <w:r w:rsidR="00644A90">
          <w:rPr>
            <w:noProof/>
            <w:webHidden/>
          </w:rPr>
          <w:fldChar w:fldCharType="separate"/>
        </w:r>
        <w:r w:rsidR="00C51DF7">
          <w:rPr>
            <w:noProof/>
            <w:webHidden/>
          </w:rPr>
          <w:t>19</w:t>
        </w:r>
        <w:r w:rsidR="00644A90">
          <w:rPr>
            <w:noProof/>
            <w:webHidden/>
          </w:rPr>
          <w:fldChar w:fldCharType="end"/>
        </w:r>
      </w:hyperlink>
    </w:p>
    <w:p w14:paraId="41CB505A" w14:textId="1BF91590"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4" w:history="1">
        <w:r w:rsidR="00644A90" w:rsidRPr="00C1351B">
          <w:rPr>
            <w:rStyle w:val="Hyperlink"/>
            <w:noProof/>
          </w:rPr>
          <w:t>5.4</w:t>
        </w:r>
        <w:r w:rsidR="00644A90">
          <w:rPr>
            <w:rFonts w:eastAsiaTheme="minorEastAsia" w:cstheme="minorBidi"/>
            <w:b w:val="0"/>
            <w:bCs w:val="0"/>
            <w:noProof/>
            <w:kern w:val="2"/>
            <w:lang w:val="en-US"/>
            <w14:ligatures w14:val="standardContextual"/>
          </w:rPr>
          <w:tab/>
        </w:r>
        <w:r w:rsidR="00644A90" w:rsidRPr="00C1351B">
          <w:rPr>
            <w:rStyle w:val="Hyperlink"/>
            <w:noProof/>
          </w:rPr>
          <w:t>Breeding value estimation</w:t>
        </w:r>
        <w:r w:rsidR="00644A90">
          <w:rPr>
            <w:noProof/>
            <w:webHidden/>
          </w:rPr>
          <w:tab/>
        </w:r>
        <w:r w:rsidR="00644A90">
          <w:rPr>
            <w:noProof/>
            <w:webHidden/>
          </w:rPr>
          <w:fldChar w:fldCharType="begin"/>
        </w:r>
        <w:r w:rsidR="00644A90">
          <w:rPr>
            <w:noProof/>
            <w:webHidden/>
          </w:rPr>
          <w:instrText xml:space="preserve"> PAGEREF _Toc169534464 \h </w:instrText>
        </w:r>
        <w:r w:rsidR="00644A90">
          <w:rPr>
            <w:noProof/>
            <w:webHidden/>
          </w:rPr>
        </w:r>
        <w:r w:rsidR="00644A90">
          <w:rPr>
            <w:noProof/>
            <w:webHidden/>
          </w:rPr>
          <w:fldChar w:fldCharType="separate"/>
        </w:r>
        <w:r w:rsidR="00C51DF7">
          <w:rPr>
            <w:noProof/>
            <w:webHidden/>
          </w:rPr>
          <w:t>20</w:t>
        </w:r>
        <w:r w:rsidR="00644A90">
          <w:rPr>
            <w:noProof/>
            <w:webHidden/>
          </w:rPr>
          <w:fldChar w:fldCharType="end"/>
        </w:r>
      </w:hyperlink>
    </w:p>
    <w:p w14:paraId="2FD667E2" w14:textId="167FD96C"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5" w:history="1">
        <w:r w:rsidR="00644A90" w:rsidRPr="00C1351B">
          <w:rPr>
            <w:rStyle w:val="Hyperlink"/>
            <w:noProof/>
            <w:lang w:val="en-US"/>
          </w:rPr>
          <w:t>5.4.1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Direct approach with known heritability</w:t>
        </w:r>
        <w:r w:rsidR="00644A90">
          <w:rPr>
            <w:noProof/>
            <w:webHidden/>
          </w:rPr>
          <w:tab/>
        </w:r>
        <w:r w:rsidR="00644A90">
          <w:rPr>
            <w:noProof/>
            <w:webHidden/>
          </w:rPr>
          <w:fldChar w:fldCharType="begin"/>
        </w:r>
        <w:r w:rsidR="00644A90">
          <w:rPr>
            <w:noProof/>
            <w:webHidden/>
          </w:rPr>
          <w:instrText xml:space="preserve"> PAGEREF _Toc169534465 \h </w:instrText>
        </w:r>
        <w:r w:rsidR="00644A90">
          <w:rPr>
            <w:noProof/>
            <w:webHidden/>
          </w:rPr>
        </w:r>
        <w:r w:rsidR="00644A90">
          <w:rPr>
            <w:noProof/>
            <w:webHidden/>
          </w:rPr>
          <w:fldChar w:fldCharType="separate"/>
        </w:r>
        <w:r w:rsidR="00C51DF7">
          <w:rPr>
            <w:noProof/>
            <w:webHidden/>
          </w:rPr>
          <w:t>22</w:t>
        </w:r>
        <w:r w:rsidR="00644A90">
          <w:rPr>
            <w:noProof/>
            <w:webHidden/>
          </w:rPr>
          <w:fldChar w:fldCharType="end"/>
        </w:r>
      </w:hyperlink>
    </w:p>
    <w:p w14:paraId="4F5C251D" w14:textId="36F8C28D"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6" w:history="1">
        <w:r w:rsidR="00644A90" w:rsidRPr="00C1351B">
          <w:rPr>
            <w:rStyle w:val="Hyperlink"/>
            <w:noProof/>
            <w:lang w:val="en-US"/>
          </w:rPr>
          <w:t>5.4.2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MiXBLUP</w:t>
        </w:r>
        <w:r w:rsidR="00644A90">
          <w:rPr>
            <w:noProof/>
            <w:webHidden/>
          </w:rPr>
          <w:tab/>
        </w:r>
        <w:r w:rsidR="00644A90">
          <w:rPr>
            <w:noProof/>
            <w:webHidden/>
          </w:rPr>
          <w:fldChar w:fldCharType="begin"/>
        </w:r>
        <w:r w:rsidR="00644A90">
          <w:rPr>
            <w:noProof/>
            <w:webHidden/>
          </w:rPr>
          <w:instrText xml:space="preserve"> PAGEREF _Toc169534466 \h </w:instrText>
        </w:r>
        <w:r w:rsidR="00644A90">
          <w:rPr>
            <w:noProof/>
            <w:webHidden/>
          </w:rPr>
        </w:r>
        <w:r w:rsidR="00644A90">
          <w:rPr>
            <w:noProof/>
            <w:webHidden/>
          </w:rPr>
          <w:fldChar w:fldCharType="separate"/>
        </w:r>
        <w:r w:rsidR="00C51DF7">
          <w:rPr>
            <w:noProof/>
            <w:webHidden/>
          </w:rPr>
          <w:t>23</w:t>
        </w:r>
        <w:r w:rsidR="00644A90">
          <w:rPr>
            <w:noProof/>
            <w:webHidden/>
          </w:rPr>
          <w:fldChar w:fldCharType="end"/>
        </w:r>
      </w:hyperlink>
    </w:p>
    <w:p w14:paraId="1D08A57A" w14:textId="0FBDDDCA"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7" w:history="1">
        <w:r w:rsidR="00644A90" w:rsidRPr="00C1351B">
          <w:rPr>
            <w:rStyle w:val="Hyperlink"/>
            <w:noProof/>
            <w:lang w:val="en-US"/>
          </w:rPr>
          <w:t>5.4.3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Blupf90</w:t>
        </w:r>
        <w:r w:rsidR="00644A90">
          <w:rPr>
            <w:noProof/>
            <w:webHidden/>
          </w:rPr>
          <w:tab/>
        </w:r>
        <w:r w:rsidR="00644A90">
          <w:rPr>
            <w:noProof/>
            <w:webHidden/>
          </w:rPr>
          <w:fldChar w:fldCharType="begin"/>
        </w:r>
        <w:r w:rsidR="00644A90">
          <w:rPr>
            <w:noProof/>
            <w:webHidden/>
          </w:rPr>
          <w:instrText xml:space="preserve"> PAGEREF _Toc169534467 \h </w:instrText>
        </w:r>
        <w:r w:rsidR="00644A90">
          <w:rPr>
            <w:noProof/>
            <w:webHidden/>
          </w:rPr>
        </w:r>
        <w:r w:rsidR="00644A90">
          <w:rPr>
            <w:noProof/>
            <w:webHidden/>
          </w:rPr>
          <w:fldChar w:fldCharType="separate"/>
        </w:r>
        <w:r w:rsidR="00C51DF7">
          <w:rPr>
            <w:noProof/>
            <w:webHidden/>
          </w:rPr>
          <w:t>23</w:t>
        </w:r>
        <w:r w:rsidR="00644A90">
          <w:rPr>
            <w:noProof/>
            <w:webHidden/>
          </w:rPr>
          <w:fldChar w:fldCharType="end"/>
        </w:r>
      </w:hyperlink>
    </w:p>
    <w:p w14:paraId="6FC0E7EC" w14:textId="48173AF7"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8" w:history="1">
        <w:r w:rsidR="00644A90" w:rsidRPr="00C1351B">
          <w:rPr>
            <w:rStyle w:val="Hyperlink"/>
            <w:noProof/>
            <w:lang w:val="en-US"/>
          </w:rPr>
          <w:t>5.4.4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Bayesian approaches (BGLR)</w:t>
        </w:r>
        <w:r w:rsidR="00644A90">
          <w:rPr>
            <w:noProof/>
            <w:webHidden/>
          </w:rPr>
          <w:tab/>
        </w:r>
        <w:r w:rsidR="00644A90">
          <w:rPr>
            <w:noProof/>
            <w:webHidden/>
          </w:rPr>
          <w:fldChar w:fldCharType="begin"/>
        </w:r>
        <w:r w:rsidR="00644A90">
          <w:rPr>
            <w:noProof/>
            <w:webHidden/>
          </w:rPr>
          <w:instrText xml:space="preserve"> PAGEREF _Toc169534468 \h </w:instrText>
        </w:r>
        <w:r w:rsidR="00644A90">
          <w:rPr>
            <w:noProof/>
            <w:webHidden/>
          </w:rPr>
        </w:r>
        <w:r w:rsidR="00644A90">
          <w:rPr>
            <w:noProof/>
            <w:webHidden/>
          </w:rPr>
          <w:fldChar w:fldCharType="separate"/>
        </w:r>
        <w:r w:rsidR="00C51DF7">
          <w:rPr>
            <w:noProof/>
            <w:webHidden/>
          </w:rPr>
          <w:t>23</w:t>
        </w:r>
        <w:r w:rsidR="00644A90">
          <w:rPr>
            <w:noProof/>
            <w:webHidden/>
          </w:rPr>
          <w:fldChar w:fldCharType="end"/>
        </w:r>
      </w:hyperlink>
    </w:p>
    <w:p w14:paraId="568E4830" w14:textId="6BD94535"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9" w:history="1">
        <w:r w:rsidR="00644A90" w:rsidRPr="00C1351B">
          <w:rPr>
            <w:rStyle w:val="Hyperlink"/>
            <w:noProof/>
            <w:lang w:val="en-US"/>
          </w:rPr>
          <w:t>5.4.5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(EMMREML)</w:t>
        </w:r>
        <w:r w:rsidR="00644A90">
          <w:rPr>
            <w:noProof/>
            <w:webHidden/>
          </w:rPr>
          <w:tab/>
        </w:r>
        <w:r w:rsidR="00644A90">
          <w:rPr>
            <w:noProof/>
            <w:webHidden/>
          </w:rPr>
          <w:fldChar w:fldCharType="begin"/>
        </w:r>
        <w:r w:rsidR="00644A90">
          <w:rPr>
            <w:noProof/>
            <w:webHidden/>
          </w:rPr>
          <w:instrText xml:space="preserve"> PAGEREF _Toc169534469 \h </w:instrText>
        </w:r>
        <w:r w:rsidR="00644A90">
          <w:rPr>
            <w:noProof/>
            <w:webHidden/>
          </w:rPr>
        </w:r>
        <w:r w:rsidR="00644A90">
          <w:rPr>
            <w:noProof/>
            <w:webHidden/>
          </w:rPr>
          <w:fldChar w:fldCharType="separate"/>
        </w:r>
        <w:r w:rsidR="00C51DF7">
          <w:rPr>
            <w:noProof/>
            <w:webHidden/>
          </w:rPr>
          <w:t>24</w:t>
        </w:r>
        <w:r w:rsidR="00644A90">
          <w:rPr>
            <w:noProof/>
            <w:webHidden/>
          </w:rPr>
          <w:fldChar w:fldCharType="end"/>
        </w:r>
      </w:hyperlink>
    </w:p>
    <w:p w14:paraId="2B74323B" w14:textId="1BCEEDDC"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0" w:history="1">
        <w:r w:rsidR="00644A90" w:rsidRPr="00C1351B">
          <w:rPr>
            <w:rStyle w:val="Hyperlink"/>
            <w:noProof/>
            <w:lang w:val="en-US"/>
          </w:rPr>
          <w:t>5.4.6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(sommer)</w:t>
        </w:r>
        <w:r w:rsidR="00644A90">
          <w:rPr>
            <w:noProof/>
            <w:webHidden/>
          </w:rPr>
          <w:tab/>
        </w:r>
        <w:r w:rsidR="00644A90">
          <w:rPr>
            <w:noProof/>
            <w:webHidden/>
          </w:rPr>
          <w:fldChar w:fldCharType="begin"/>
        </w:r>
        <w:r w:rsidR="00644A90">
          <w:rPr>
            <w:noProof/>
            <w:webHidden/>
          </w:rPr>
          <w:instrText xml:space="preserve"> PAGEREF _Toc169534470 \h </w:instrText>
        </w:r>
        <w:r w:rsidR="00644A90">
          <w:rPr>
            <w:noProof/>
            <w:webHidden/>
          </w:rPr>
        </w:r>
        <w:r w:rsidR="00644A90">
          <w:rPr>
            <w:noProof/>
            <w:webHidden/>
          </w:rPr>
          <w:fldChar w:fldCharType="separate"/>
        </w:r>
        <w:r w:rsidR="00C51DF7">
          <w:rPr>
            <w:noProof/>
            <w:webHidden/>
          </w:rPr>
          <w:t>24</w:t>
        </w:r>
        <w:r w:rsidR="00644A90">
          <w:rPr>
            <w:noProof/>
            <w:webHidden/>
          </w:rPr>
          <w:fldChar w:fldCharType="end"/>
        </w:r>
      </w:hyperlink>
    </w:p>
    <w:p w14:paraId="23B7BE47" w14:textId="320D11A1"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1" w:history="1">
        <w:r w:rsidR="00644A90" w:rsidRPr="00C1351B">
          <w:rPr>
            <w:rStyle w:val="Hyperlink"/>
            <w:noProof/>
          </w:rPr>
          <w:t>5.4.7</w:t>
        </w:r>
        <w:r w:rsidR="00644A90">
          <w:rPr>
            <w:rFonts w:eastAsiaTheme="minorEastAsia" w:cstheme="minorBidi"/>
            <w:noProof/>
            <w:kern w:val="2"/>
            <w:sz w:val="22"/>
            <w:szCs w:val="22"/>
            <w:lang w:val="en-US"/>
            <w14:ligatures w14:val="standardContextual"/>
          </w:rPr>
          <w:tab/>
        </w:r>
        <w:r w:rsidR="00644A90" w:rsidRPr="00C1351B">
          <w:rPr>
            <w:rStyle w:val="Hyperlink"/>
            <w:noProof/>
          </w:rPr>
          <w:t>GBLUP (rrBLUP)</w:t>
        </w:r>
        <w:r w:rsidR="00644A90">
          <w:rPr>
            <w:noProof/>
            <w:webHidden/>
          </w:rPr>
          <w:tab/>
        </w:r>
        <w:r w:rsidR="00644A90">
          <w:rPr>
            <w:noProof/>
            <w:webHidden/>
          </w:rPr>
          <w:fldChar w:fldCharType="begin"/>
        </w:r>
        <w:r w:rsidR="00644A90">
          <w:rPr>
            <w:noProof/>
            <w:webHidden/>
          </w:rPr>
          <w:instrText xml:space="preserve"> PAGEREF _Toc169534471 \h </w:instrText>
        </w:r>
        <w:r w:rsidR="00644A90">
          <w:rPr>
            <w:noProof/>
            <w:webHidden/>
          </w:rPr>
        </w:r>
        <w:r w:rsidR="00644A90">
          <w:rPr>
            <w:noProof/>
            <w:webHidden/>
          </w:rPr>
          <w:fldChar w:fldCharType="separate"/>
        </w:r>
        <w:r w:rsidR="00C51DF7">
          <w:rPr>
            <w:noProof/>
            <w:webHidden/>
          </w:rPr>
          <w:t>24</w:t>
        </w:r>
        <w:r w:rsidR="00644A90">
          <w:rPr>
            <w:noProof/>
            <w:webHidden/>
          </w:rPr>
          <w:fldChar w:fldCharType="end"/>
        </w:r>
      </w:hyperlink>
    </w:p>
    <w:p w14:paraId="5B0B7026" w14:textId="146B1F17"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2" w:history="1">
        <w:r w:rsidR="00644A90" w:rsidRPr="00C1351B">
          <w:rPr>
            <w:rStyle w:val="Hyperlink"/>
            <w:noProof/>
            <w:lang w:val="en-US"/>
          </w:rPr>
          <w:t>5.4.8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Pseudo BVE</w:t>
        </w:r>
        <w:r w:rsidR="00644A90">
          <w:rPr>
            <w:noProof/>
            <w:webHidden/>
          </w:rPr>
          <w:tab/>
        </w:r>
        <w:r w:rsidR="00644A90">
          <w:rPr>
            <w:noProof/>
            <w:webHidden/>
          </w:rPr>
          <w:fldChar w:fldCharType="begin"/>
        </w:r>
        <w:r w:rsidR="00644A90">
          <w:rPr>
            <w:noProof/>
            <w:webHidden/>
          </w:rPr>
          <w:instrText xml:space="preserve"> PAGEREF _Toc169534472 \h </w:instrText>
        </w:r>
        <w:r w:rsidR="00644A90">
          <w:rPr>
            <w:noProof/>
            <w:webHidden/>
          </w:rPr>
        </w:r>
        <w:r w:rsidR="00644A90">
          <w:rPr>
            <w:noProof/>
            <w:webHidden/>
          </w:rPr>
          <w:fldChar w:fldCharType="separate"/>
        </w:r>
        <w:r w:rsidR="00C51DF7">
          <w:rPr>
            <w:noProof/>
            <w:webHidden/>
          </w:rPr>
          <w:t>24</w:t>
        </w:r>
        <w:r w:rsidR="00644A90">
          <w:rPr>
            <w:noProof/>
            <w:webHidden/>
          </w:rPr>
          <w:fldChar w:fldCharType="end"/>
        </w:r>
      </w:hyperlink>
    </w:p>
    <w:p w14:paraId="60DA5125" w14:textId="13C8CD97"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3" w:history="1">
        <w:r w:rsidR="00644A90" w:rsidRPr="00C1351B">
          <w:rPr>
            <w:rStyle w:val="Hyperlink"/>
            <w:noProof/>
            <w:lang w:val="en-US"/>
          </w:rPr>
          <w:t>5.4.9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Marker-assisted selection</w:t>
        </w:r>
        <w:r w:rsidR="00644A90">
          <w:rPr>
            <w:noProof/>
            <w:webHidden/>
          </w:rPr>
          <w:tab/>
        </w:r>
        <w:r w:rsidR="00644A90">
          <w:rPr>
            <w:noProof/>
            <w:webHidden/>
          </w:rPr>
          <w:fldChar w:fldCharType="begin"/>
        </w:r>
        <w:r w:rsidR="00644A90">
          <w:rPr>
            <w:noProof/>
            <w:webHidden/>
          </w:rPr>
          <w:instrText xml:space="preserve"> PAGEREF _Toc169534473 \h </w:instrText>
        </w:r>
        <w:r w:rsidR="00644A90">
          <w:rPr>
            <w:noProof/>
            <w:webHidden/>
          </w:rPr>
        </w:r>
        <w:r w:rsidR="00644A90">
          <w:rPr>
            <w:noProof/>
            <w:webHidden/>
          </w:rPr>
          <w:fldChar w:fldCharType="separate"/>
        </w:r>
        <w:r w:rsidR="00C51DF7">
          <w:rPr>
            <w:noProof/>
            <w:webHidden/>
          </w:rPr>
          <w:t>24</w:t>
        </w:r>
        <w:r w:rsidR="00644A90">
          <w:rPr>
            <w:noProof/>
            <w:webHidden/>
          </w:rPr>
          <w:fldChar w:fldCharType="end"/>
        </w:r>
      </w:hyperlink>
    </w:p>
    <w:p w14:paraId="3267F57F" w14:textId="70DC0260"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4" w:history="1">
        <w:r w:rsidR="00644A90" w:rsidRPr="00C1351B">
          <w:rPr>
            <w:rStyle w:val="Hyperlink"/>
            <w:noProof/>
            <w:lang w:val="en-US"/>
          </w:rPr>
          <w:t>5.4.10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Parent/Grandparent mean</w:t>
        </w:r>
        <w:r w:rsidR="00644A90">
          <w:rPr>
            <w:noProof/>
            <w:webHidden/>
          </w:rPr>
          <w:tab/>
        </w:r>
        <w:r w:rsidR="00644A90">
          <w:rPr>
            <w:noProof/>
            <w:webHidden/>
          </w:rPr>
          <w:fldChar w:fldCharType="begin"/>
        </w:r>
        <w:r w:rsidR="00644A90">
          <w:rPr>
            <w:noProof/>
            <w:webHidden/>
          </w:rPr>
          <w:instrText xml:space="preserve"> PAGEREF _Toc169534474 \h </w:instrText>
        </w:r>
        <w:r w:rsidR="00644A90">
          <w:rPr>
            <w:noProof/>
            <w:webHidden/>
          </w:rPr>
        </w:r>
        <w:r w:rsidR="00644A90">
          <w:rPr>
            <w:noProof/>
            <w:webHidden/>
          </w:rPr>
          <w:fldChar w:fldCharType="separate"/>
        </w:r>
        <w:r w:rsidR="00C51DF7">
          <w:rPr>
            <w:noProof/>
            <w:webHidden/>
          </w:rPr>
          <w:t>25</w:t>
        </w:r>
        <w:r w:rsidR="00644A90">
          <w:rPr>
            <w:noProof/>
            <w:webHidden/>
          </w:rPr>
          <w:fldChar w:fldCharType="end"/>
        </w:r>
      </w:hyperlink>
    </w:p>
    <w:p w14:paraId="5941E90B" w14:textId="0B262E73"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5" w:history="1">
        <w:r w:rsidR="00644A90" w:rsidRPr="00C1351B">
          <w:rPr>
            <w:rStyle w:val="Hyperlink"/>
            <w:noProof/>
            <w:lang w:val="en-US"/>
          </w:rPr>
          <w:t>5.4.11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Own function</w:t>
        </w:r>
        <w:r w:rsidR="00644A90">
          <w:rPr>
            <w:noProof/>
            <w:webHidden/>
          </w:rPr>
          <w:tab/>
        </w:r>
        <w:r w:rsidR="00644A90">
          <w:rPr>
            <w:noProof/>
            <w:webHidden/>
          </w:rPr>
          <w:fldChar w:fldCharType="begin"/>
        </w:r>
        <w:r w:rsidR="00644A90">
          <w:rPr>
            <w:noProof/>
            <w:webHidden/>
          </w:rPr>
          <w:instrText xml:space="preserve"> PAGEREF _Toc169534475 \h </w:instrText>
        </w:r>
        <w:r w:rsidR="00644A90">
          <w:rPr>
            <w:noProof/>
            <w:webHidden/>
          </w:rPr>
        </w:r>
        <w:r w:rsidR="00644A90">
          <w:rPr>
            <w:noProof/>
            <w:webHidden/>
          </w:rPr>
          <w:fldChar w:fldCharType="separate"/>
        </w:r>
        <w:r w:rsidR="00C51DF7">
          <w:rPr>
            <w:noProof/>
            <w:webHidden/>
          </w:rPr>
          <w:t>25</w:t>
        </w:r>
        <w:r w:rsidR="00644A90">
          <w:rPr>
            <w:noProof/>
            <w:webHidden/>
          </w:rPr>
          <w:fldChar w:fldCharType="end"/>
        </w:r>
      </w:hyperlink>
    </w:p>
    <w:p w14:paraId="50963804" w14:textId="2A3256D9"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6" w:history="1">
        <w:r w:rsidR="00644A90" w:rsidRPr="00C1351B">
          <w:rPr>
            <w:rStyle w:val="Hyperlink"/>
            <w:noProof/>
            <w:lang w:val="en-US"/>
          </w:rPr>
          <w:t>5.4.12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Calculating marker effects &amp; GWAS</w:t>
        </w:r>
        <w:r w:rsidR="00644A90">
          <w:rPr>
            <w:noProof/>
            <w:webHidden/>
          </w:rPr>
          <w:tab/>
        </w:r>
        <w:r w:rsidR="00644A90">
          <w:rPr>
            <w:noProof/>
            <w:webHidden/>
          </w:rPr>
          <w:fldChar w:fldCharType="begin"/>
        </w:r>
        <w:r w:rsidR="00644A90">
          <w:rPr>
            <w:noProof/>
            <w:webHidden/>
          </w:rPr>
          <w:instrText xml:space="preserve"> PAGEREF _Toc169534476 \h </w:instrText>
        </w:r>
        <w:r w:rsidR="00644A90">
          <w:rPr>
            <w:noProof/>
            <w:webHidden/>
          </w:rPr>
        </w:r>
        <w:r w:rsidR="00644A90">
          <w:rPr>
            <w:noProof/>
            <w:webHidden/>
          </w:rPr>
          <w:fldChar w:fldCharType="separate"/>
        </w:r>
        <w:r w:rsidR="00C51DF7">
          <w:rPr>
            <w:noProof/>
            <w:webHidden/>
          </w:rPr>
          <w:t>25</w:t>
        </w:r>
        <w:r w:rsidR="00644A90">
          <w:rPr>
            <w:noProof/>
            <w:webHidden/>
          </w:rPr>
          <w:fldChar w:fldCharType="end"/>
        </w:r>
      </w:hyperlink>
    </w:p>
    <w:p w14:paraId="2DEFD64F" w14:textId="26B11CAC"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7" w:history="1">
        <w:r w:rsidR="00644A90" w:rsidRPr="00C1351B">
          <w:rPr>
            <w:rStyle w:val="Hyperlink"/>
            <w:noProof/>
            <w:lang w:val="en-US"/>
          </w:rPr>
          <w:t>5.4.13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Calculation of reliabilities</w:t>
        </w:r>
        <w:r w:rsidR="00644A90">
          <w:rPr>
            <w:noProof/>
            <w:webHidden/>
          </w:rPr>
          <w:tab/>
        </w:r>
        <w:r w:rsidR="00644A90">
          <w:rPr>
            <w:noProof/>
            <w:webHidden/>
          </w:rPr>
          <w:fldChar w:fldCharType="begin"/>
        </w:r>
        <w:r w:rsidR="00644A90">
          <w:rPr>
            <w:noProof/>
            <w:webHidden/>
          </w:rPr>
          <w:instrText xml:space="preserve"> PAGEREF _Toc169534477 \h </w:instrText>
        </w:r>
        <w:r w:rsidR="00644A90">
          <w:rPr>
            <w:noProof/>
            <w:webHidden/>
          </w:rPr>
        </w:r>
        <w:r w:rsidR="00644A90">
          <w:rPr>
            <w:noProof/>
            <w:webHidden/>
          </w:rPr>
          <w:fldChar w:fldCharType="separate"/>
        </w:r>
        <w:r w:rsidR="00C51DF7">
          <w:rPr>
            <w:noProof/>
            <w:webHidden/>
          </w:rPr>
          <w:t>25</w:t>
        </w:r>
        <w:r w:rsidR="00644A90">
          <w:rPr>
            <w:noProof/>
            <w:webHidden/>
          </w:rPr>
          <w:fldChar w:fldCharType="end"/>
        </w:r>
      </w:hyperlink>
    </w:p>
    <w:p w14:paraId="64FD5AE8" w14:textId="3A37C25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78" w:history="1">
        <w:r w:rsidR="00644A90" w:rsidRPr="00C1351B">
          <w:rPr>
            <w:rStyle w:val="Hyperlink"/>
            <w:noProof/>
          </w:rPr>
          <w:t>5.5</w:t>
        </w:r>
        <w:r w:rsidR="00644A90">
          <w:rPr>
            <w:rFonts w:eastAsiaTheme="minorEastAsia" w:cstheme="minorBidi"/>
            <w:b w:val="0"/>
            <w:bCs w:val="0"/>
            <w:noProof/>
            <w:kern w:val="2"/>
            <w:lang w:val="en-US"/>
            <w14:ligatures w14:val="standardContextual"/>
          </w:rPr>
          <w:tab/>
        </w:r>
        <w:r w:rsidR="00644A90" w:rsidRPr="00C1351B">
          <w:rPr>
            <w:rStyle w:val="Hyperlink"/>
            <w:noProof/>
          </w:rPr>
          <w:t>Selection techniques &amp; mating strategies</w:t>
        </w:r>
        <w:r w:rsidR="00644A90">
          <w:rPr>
            <w:noProof/>
            <w:webHidden/>
          </w:rPr>
          <w:tab/>
        </w:r>
        <w:r w:rsidR="00644A90">
          <w:rPr>
            <w:noProof/>
            <w:webHidden/>
          </w:rPr>
          <w:fldChar w:fldCharType="begin"/>
        </w:r>
        <w:r w:rsidR="00644A90">
          <w:rPr>
            <w:noProof/>
            <w:webHidden/>
          </w:rPr>
          <w:instrText xml:space="preserve"> PAGEREF _Toc169534478 \h </w:instrText>
        </w:r>
        <w:r w:rsidR="00644A90">
          <w:rPr>
            <w:noProof/>
            <w:webHidden/>
          </w:rPr>
        </w:r>
        <w:r w:rsidR="00644A90">
          <w:rPr>
            <w:noProof/>
            <w:webHidden/>
          </w:rPr>
          <w:fldChar w:fldCharType="separate"/>
        </w:r>
        <w:r w:rsidR="00C51DF7">
          <w:rPr>
            <w:noProof/>
            <w:webHidden/>
          </w:rPr>
          <w:t>26</w:t>
        </w:r>
        <w:r w:rsidR="00644A90">
          <w:rPr>
            <w:noProof/>
            <w:webHidden/>
          </w:rPr>
          <w:fldChar w:fldCharType="end"/>
        </w:r>
      </w:hyperlink>
    </w:p>
    <w:p w14:paraId="669557B0" w14:textId="7907F9FE"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9" w:history="1">
        <w:r w:rsidR="00644A90" w:rsidRPr="00C1351B">
          <w:rPr>
            <w:rStyle w:val="Hyperlink"/>
            <w:noProof/>
            <w:lang w:val="en-US"/>
          </w:rPr>
          <w:t>5.5.1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Multiple traits</w:t>
        </w:r>
        <w:r w:rsidR="00644A90">
          <w:rPr>
            <w:noProof/>
            <w:webHidden/>
          </w:rPr>
          <w:tab/>
        </w:r>
        <w:r w:rsidR="00644A90">
          <w:rPr>
            <w:noProof/>
            <w:webHidden/>
          </w:rPr>
          <w:fldChar w:fldCharType="begin"/>
        </w:r>
        <w:r w:rsidR="00644A90">
          <w:rPr>
            <w:noProof/>
            <w:webHidden/>
          </w:rPr>
          <w:instrText xml:space="preserve"> PAGEREF _Toc169534479 \h </w:instrText>
        </w:r>
        <w:r w:rsidR="00644A90">
          <w:rPr>
            <w:noProof/>
            <w:webHidden/>
          </w:rPr>
        </w:r>
        <w:r w:rsidR="00644A90">
          <w:rPr>
            <w:noProof/>
            <w:webHidden/>
          </w:rPr>
          <w:fldChar w:fldCharType="separate"/>
        </w:r>
        <w:r w:rsidR="00C51DF7">
          <w:rPr>
            <w:noProof/>
            <w:webHidden/>
          </w:rPr>
          <w:t>26</w:t>
        </w:r>
        <w:r w:rsidR="00644A90">
          <w:rPr>
            <w:noProof/>
            <w:webHidden/>
          </w:rPr>
          <w:fldChar w:fldCharType="end"/>
        </w:r>
      </w:hyperlink>
    </w:p>
    <w:p w14:paraId="0A51D9E0" w14:textId="40A23C66"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0" w:history="1">
        <w:r w:rsidR="00644A90" w:rsidRPr="00C1351B">
          <w:rPr>
            <w:rStyle w:val="Hyperlink"/>
            <w:noProof/>
            <w:lang w:val="en-US"/>
          </w:rPr>
          <w:t>5.5.2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Higher procreation of genetically favored individuals</w:t>
        </w:r>
        <w:r w:rsidR="00644A90">
          <w:rPr>
            <w:noProof/>
            <w:webHidden/>
          </w:rPr>
          <w:tab/>
        </w:r>
        <w:r w:rsidR="00644A90">
          <w:rPr>
            <w:noProof/>
            <w:webHidden/>
          </w:rPr>
          <w:fldChar w:fldCharType="begin"/>
        </w:r>
        <w:r w:rsidR="00644A90">
          <w:rPr>
            <w:noProof/>
            <w:webHidden/>
          </w:rPr>
          <w:instrText xml:space="preserve"> PAGEREF _Toc169534480 \h </w:instrText>
        </w:r>
        <w:r w:rsidR="00644A90">
          <w:rPr>
            <w:noProof/>
            <w:webHidden/>
          </w:rPr>
        </w:r>
        <w:r w:rsidR="00644A90">
          <w:rPr>
            <w:noProof/>
            <w:webHidden/>
          </w:rPr>
          <w:fldChar w:fldCharType="separate"/>
        </w:r>
        <w:r w:rsidR="00C51DF7">
          <w:rPr>
            <w:noProof/>
            <w:webHidden/>
          </w:rPr>
          <w:t>27</w:t>
        </w:r>
        <w:r w:rsidR="00644A90">
          <w:rPr>
            <w:noProof/>
            <w:webHidden/>
          </w:rPr>
          <w:fldChar w:fldCharType="end"/>
        </w:r>
      </w:hyperlink>
    </w:p>
    <w:p w14:paraId="01201F2D" w14:textId="689F95B3"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1" w:history="1">
        <w:r w:rsidR="00644A90" w:rsidRPr="00C1351B">
          <w:rPr>
            <w:rStyle w:val="Hyperlink"/>
            <w:noProof/>
            <w:lang w:val="en-US"/>
          </w:rPr>
          <w:t>5.5.3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Maximum number of offspring per individual &amp; use of same mating pairing</w:t>
        </w:r>
        <w:r w:rsidR="00644A90">
          <w:rPr>
            <w:noProof/>
            <w:webHidden/>
          </w:rPr>
          <w:tab/>
        </w:r>
        <w:r w:rsidR="00644A90">
          <w:rPr>
            <w:noProof/>
            <w:webHidden/>
          </w:rPr>
          <w:fldChar w:fldCharType="begin"/>
        </w:r>
        <w:r w:rsidR="00644A90">
          <w:rPr>
            <w:noProof/>
            <w:webHidden/>
          </w:rPr>
          <w:instrText xml:space="preserve"> PAGEREF _Toc169534481 \h </w:instrText>
        </w:r>
        <w:r w:rsidR="00644A90">
          <w:rPr>
            <w:noProof/>
            <w:webHidden/>
          </w:rPr>
        </w:r>
        <w:r w:rsidR="00644A90">
          <w:rPr>
            <w:noProof/>
            <w:webHidden/>
          </w:rPr>
          <w:fldChar w:fldCharType="separate"/>
        </w:r>
        <w:r w:rsidR="00C51DF7">
          <w:rPr>
            <w:noProof/>
            <w:webHidden/>
          </w:rPr>
          <w:t>27</w:t>
        </w:r>
        <w:r w:rsidR="00644A90">
          <w:rPr>
            <w:noProof/>
            <w:webHidden/>
          </w:rPr>
          <w:fldChar w:fldCharType="end"/>
        </w:r>
      </w:hyperlink>
    </w:p>
    <w:p w14:paraId="4858A8AF" w14:textId="02D8F0DC"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2" w:history="1">
        <w:r w:rsidR="00644A90" w:rsidRPr="00C1351B">
          <w:rPr>
            <w:rStyle w:val="Hyperlink"/>
            <w:noProof/>
            <w:lang w:val="en-US"/>
          </w:rPr>
          <w:t>5.5.4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Avoiding full-sibling / half-sibling matings / highly related parents</w:t>
        </w:r>
        <w:r w:rsidR="00644A90">
          <w:rPr>
            <w:noProof/>
            <w:webHidden/>
          </w:rPr>
          <w:tab/>
        </w:r>
        <w:r w:rsidR="00644A90">
          <w:rPr>
            <w:noProof/>
            <w:webHidden/>
          </w:rPr>
          <w:fldChar w:fldCharType="begin"/>
        </w:r>
        <w:r w:rsidR="00644A90">
          <w:rPr>
            <w:noProof/>
            <w:webHidden/>
          </w:rPr>
          <w:instrText xml:space="preserve"> PAGEREF _Toc169534482 \h </w:instrText>
        </w:r>
        <w:r w:rsidR="00644A90">
          <w:rPr>
            <w:noProof/>
            <w:webHidden/>
          </w:rPr>
        </w:r>
        <w:r w:rsidR="00644A90">
          <w:rPr>
            <w:noProof/>
            <w:webHidden/>
          </w:rPr>
          <w:fldChar w:fldCharType="separate"/>
        </w:r>
        <w:r w:rsidR="00C51DF7">
          <w:rPr>
            <w:noProof/>
            <w:webHidden/>
          </w:rPr>
          <w:t>28</w:t>
        </w:r>
        <w:r w:rsidR="00644A90">
          <w:rPr>
            <w:noProof/>
            <w:webHidden/>
          </w:rPr>
          <w:fldChar w:fldCharType="end"/>
        </w:r>
      </w:hyperlink>
    </w:p>
    <w:p w14:paraId="0C4C2948" w14:textId="383202E0"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3" w:history="1">
        <w:r w:rsidR="00644A90" w:rsidRPr="00C1351B">
          <w:rPr>
            <w:rStyle w:val="Hyperlink"/>
            <w:noProof/>
            <w:lang w:val="en-US"/>
          </w:rPr>
          <w:t>5.5.5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Selection thresholds</w:t>
        </w:r>
        <w:r w:rsidR="00644A90">
          <w:rPr>
            <w:noProof/>
            <w:webHidden/>
          </w:rPr>
          <w:tab/>
        </w:r>
        <w:r w:rsidR="00644A90">
          <w:rPr>
            <w:noProof/>
            <w:webHidden/>
          </w:rPr>
          <w:fldChar w:fldCharType="begin"/>
        </w:r>
        <w:r w:rsidR="00644A90">
          <w:rPr>
            <w:noProof/>
            <w:webHidden/>
          </w:rPr>
          <w:instrText xml:space="preserve"> PAGEREF _Toc169534483 \h </w:instrText>
        </w:r>
        <w:r w:rsidR="00644A90">
          <w:rPr>
            <w:noProof/>
            <w:webHidden/>
          </w:rPr>
        </w:r>
        <w:r w:rsidR="00644A90">
          <w:rPr>
            <w:noProof/>
            <w:webHidden/>
          </w:rPr>
          <w:fldChar w:fldCharType="separate"/>
        </w:r>
        <w:r w:rsidR="00C51DF7">
          <w:rPr>
            <w:noProof/>
            <w:webHidden/>
          </w:rPr>
          <w:t>28</w:t>
        </w:r>
        <w:r w:rsidR="00644A90">
          <w:rPr>
            <w:noProof/>
            <w:webHidden/>
          </w:rPr>
          <w:fldChar w:fldCharType="end"/>
        </w:r>
      </w:hyperlink>
    </w:p>
    <w:p w14:paraId="60D856B7" w14:textId="66F647A2"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4" w:history="1">
        <w:r w:rsidR="00644A90" w:rsidRPr="00C1351B">
          <w:rPr>
            <w:rStyle w:val="Hyperlink"/>
            <w:noProof/>
            <w:lang w:val="en-US"/>
          </w:rPr>
          <w:t>5.5.6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Plant breeding (no-sexes &amp; selfing &amp; DH-production &amp; cloning)</w:t>
        </w:r>
        <w:r w:rsidR="00644A90">
          <w:rPr>
            <w:noProof/>
            <w:webHidden/>
          </w:rPr>
          <w:tab/>
        </w:r>
        <w:r w:rsidR="00644A90">
          <w:rPr>
            <w:noProof/>
            <w:webHidden/>
          </w:rPr>
          <w:fldChar w:fldCharType="begin"/>
        </w:r>
        <w:r w:rsidR="00644A90">
          <w:rPr>
            <w:noProof/>
            <w:webHidden/>
          </w:rPr>
          <w:instrText xml:space="preserve"> PAGEREF _Toc169534484 \h </w:instrText>
        </w:r>
        <w:r w:rsidR="00644A90">
          <w:rPr>
            <w:noProof/>
            <w:webHidden/>
          </w:rPr>
        </w:r>
        <w:r w:rsidR="00644A90">
          <w:rPr>
            <w:noProof/>
            <w:webHidden/>
          </w:rPr>
          <w:fldChar w:fldCharType="separate"/>
        </w:r>
        <w:r w:rsidR="00C51DF7">
          <w:rPr>
            <w:noProof/>
            <w:webHidden/>
          </w:rPr>
          <w:t>28</w:t>
        </w:r>
        <w:r w:rsidR="00644A90">
          <w:rPr>
            <w:noProof/>
            <w:webHidden/>
          </w:rPr>
          <w:fldChar w:fldCharType="end"/>
        </w:r>
      </w:hyperlink>
    </w:p>
    <w:p w14:paraId="6683A716" w14:textId="21B602BA"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5" w:history="1">
        <w:r w:rsidR="00644A90" w:rsidRPr="00C1351B">
          <w:rPr>
            <w:rStyle w:val="Hyperlink"/>
            <w:noProof/>
            <w:lang w:val="en-US"/>
          </w:rPr>
          <w:t>5.5.7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Generate offspring for all sire combination</w:t>
        </w:r>
        <w:r w:rsidR="00644A90">
          <w:rPr>
            <w:noProof/>
            <w:webHidden/>
          </w:rPr>
          <w:tab/>
        </w:r>
        <w:r w:rsidR="00644A90">
          <w:rPr>
            <w:noProof/>
            <w:webHidden/>
          </w:rPr>
          <w:fldChar w:fldCharType="begin"/>
        </w:r>
        <w:r w:rsidR="00644A90">
          <w:rPr>
            <w:noProof/>
            <w:webHidden/>
          </w:rPr>
          <w:instrText xml:space="preserve"> PAGEREF _Toc169534485 \h </w:instrText>
        </w:r>
        <w:r w:rsidR="00644A90">
          <w:rPr>
            <w:noProof/>
            <w:webHidden/>
          </w:rPr>
        </w:r>
        <w:r w:rsidR="00644A90">
          <w:rPr>
            <w:noProof/>
            <w:webHidden/>
          </w:rPr>
          <w:fldChar w:fldCharType="separate"/>
        </w:r>
        <w:r w:rsidR="00C51DF7">
          <w:rPr>
            <w:noProof/>
            <w:webHidden/>
          </w:rPr>
          <w:t>29</w:t>
        </w:r>
        <w:r w:rsidR="00644A90">
          <w:rPr>
            <w:noProof/>
            <w:webHidden/>
          </w:rPr>
          <w:fldChar w:fldCharType="end"/>
        </w:r>
      </w:hyperlink>
    </w:p>
    <w:p w14:paraId="63ADD374" w14:textId="5763AFF9"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6" w:history="1">
        <w:r w:rsidR="00644A90" w:rsidRPr="00C1351B">
          <w:rPr>
            <w:rStyle w:val="Hyperlink"/>
            <w:noProof/>
            <w:lang w:val="en-US"/>
          </w:rPr>
          <w:t>5.5.8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Targeted/Fixed mating/Manual selection of individuals</w:t>
        </w:r>
        <w:r w:rsidR="00644A90">
          <w:rPr>
            <w:noProof/>
            <w:webHidden/>
          </w:rPr>
          <w:tab/>
        </w:r>
        <w:r w:rsidR="00644A90">
          <w:rPr>
            <w:noProof/>
            <w:webHidden/>
          </w:rPr>
          <w:fldChar w:fldCharType="begin"/>
        </w:r>
        <w:r w:rsidR="00644A90">
          <w:rPr>
            <w:noProof/>
            <w:webHidden/>
          </w:rPr>
          <w:instrText xml:space="preserve"> PAGEREF _Toc169534486 \h </w:instrText>
        </w:r>
        <w:r w:rsidR="00644A90">
          <w:rPr>
            <w:noProof/>
            <w:webHidden/>
          </w:rPr>
        </w:r>
        <w:r w:rsidR="00644A90">
          <w:rPr>
            <w:noProof/>
            <w:webHidden/>
          </w:rPr>
          <w:fldChar w:fldCharType="separate"/>
        </w:r>
        <w:r w:rsidR="00C51DF7">
          <w:rPr>
            <w:noProof/>
            <w:webHidden/>
          </w:rPr>
          <w:t>29</w:t>
        </w:r>
        <w:r w:rsidR="00644A90">
          <w:rPr>
            <w:noProof/>
            <w:webHidden/>
          </w:rPr>
          <w:fldChar w:fldCharType="end"/>
        </w:r>
      </w:hyperlink>
    </w:p>
    <w:p w14:paraId="1E95E887" w14:textId="3829BA12"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7" w:history="1">
        <w:r w:rsidR="00644A90" w:rsidRPr="00C1351B">
          <w:rPr>
            <w:rStyle w:val="Hyperlink"/>
            <w:noProof/>
            <w:lang w:val="en-US"/>
          </w:rPr>
          <w:t>5.5.9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Gene-Editing</w:t>
        </w:r>
        <w:r w:rsidR="00644A90">
          <w:rPr>
            <w:noProof/>
            <w:webHidden/>
          </w:rPr>
          <w:tab/>
        </w:r>
        <w:r w:rsidR="00644A90">
          <w:rPr>
            <w:noProof/>
            <w:webHidden/>
          </w:rPr>
          <w:fldChar w:fldCharType="begin"/>
        </w:r>
        <w:r w:rsidR="00644A90">
          <w:rPr>
            <w:noProof/>
            <w:webHidden/>
          </w:rPr>
          <w:instrText xml:space="preserve"> PAGEREF _Toc169534487 \h </w:instrText>
        </w:r>
        <w:r w:rsidR="00644A90">
          <w:rPr>
            <w:noProof/>
            <w:webHidden/>
          </w:rPr>
        </w:r>
        <w:r w:rsidR="00644A90">
          <w:rPr>
            <w:noProof/>
            <w:webHidden/>
          </w:rPr>
          <w:fldChar w:fldCharType="separate"/>
        </w:r>
        <w:r w:rsidR="00C51DF7">
          <w:rPr>
            <w:noProof/>
            <w:webHidden/>
          </w:rPr>
          <w:t>29</w:t>
        </w:r>
        <w:r w:rsidR="00644A90">
          <w:rPr>
            <w:noProof/>
            <w:webHidden/>
          </w:rPr>
          <w:fldChar w:fldCharType="end"/>
        </w:r>
      </w:hyperlink>
    </w:p>
    <w:p w14:paraId="78063F48" w14:textId="6B1A06DB"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88" w:history="1">
        <w:r w:rsidR="00644A90" w:rsidRPr="00C1351B">
          <w:rPr>
            <w:rStyle w:val="Hyperlink"/>
            <w:noProof/>
            <w:lang w:val="en-US"/>
          </w:rPr>
          <w:t>5.5.10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Optimum genetic contribution</w:t>
        </w:r>
        <w:r w:rsidR="00644A90">
          <w:rPr>
            <w:noProof/>
            <w:webHidden/>
          </w:rPr>
          <w:tab/>
        </w:r>
        <w:r w:rsidR="00644A90">
          <w:rPr>
            <w:noProof/>
            <w:webHidden/>
          </w:rPr>
          <w:fldChar w:fldCharType="begin"/>
        </w:r>
        <w:r w:rsidR="00644A90">
          <w:rPr>
            <w:noProof/>
            <w:webHidden/>
          </w:rPr>
          <w:instrText xml:space="preserve"> PAGEREF _Toc169534488 \h </w:instrText>
        </w:r>
        <w:r w:rsidR="00644A90">
          <w:rPr>
            <w:noProof/>
            <w:webHidden/>
          </w:rPr>
        </w:r>
        <w:r w:rsidR="00644A90">
          <w:rPr>
            <w:noProof/>
            <w:webHidden/>
          </w:rPr>
          <w:fldChar w:fldCharType="separate"/>
        </w:r>
        <w:r w:rsidR="00C51DF7">
          <w:rPr>
            <w:noProof/>
            <w:webHidden/>
          </w:rPr>
          <w:t>29</w:t>
        </w:r>
        <w:r w:rsidR="00644A90">
          <w:rPr>
            <w:noProof/>
            <w:webHidden/>
          </w:rPr>
          <w:fldChar w:fldCharType="end"/>
        </w:r>
      </w:hyperlink>
    </w:p>
    <w:p w14:paraId="22B6AEDC" w14:textId="0F4A323F"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89" w:history="1">
        <w:r w:rsidR="00644A90" w:rsidRPr="00C1351B">
          <w:rPr>
            <w:rStyle w:val="Hyperlink"/>
            <w:noProof/>
          </w:rPr>
          <w:t>5.6</w:t>
        </w:r>
        <w:r w:rsidR="00644A90">
          <w:rPr>
            <w:rFonts w:eastAsiaTheme="minorEastAsia" w:cstheme="minorBidi"/>
            <w:b w:val="0"/>
            <w:bCs w:val="0"/>
            <w:noProof/>
            <w:kern w:val="2"/>
            <w:lang w:val="en-US"/>
            <w14:ligatures w14:val="standardContextual"/>
          </w:rPr>
          <w:tab/>
        </w:r>
        <w:r w:rsidR="00644A90" w:rsidRPr="00C1351B">
          <w:rPr>
            <w:rStyle w:val="Hyperlink"/>
            <w:noProof/>
          </w:rPr>
          <w:t>Genetic architecture</w:t>
        </w:r>
        <w:r w:rsidR="00644A90">
          <w:rPr>
            <w:noProof/>
            <w:webHidden/>
          </w:rPr>
          <w:tab/>
        </w:r>
        <w:r w:rsidR="00644A90">
          <w:rPr>
            <w:noProof/>
            <w:webHidden/>
          </w:rPr>
          <w:fldChar w:fldCharType="begin"/>
        </w:r>
        <w:r w:rsidR="00644A90">
          <w:rPr>
            <w:noProof/>
            <w:webHidden/>
          </w:rPr>
          <w:instrText xml:space="preserve"> PAGEREF _Toc169534489 \h </w:instrText>
        </w:r>
        <w:r w:rsidR="00644A90">
          <w:rPr>
            <w:noProof/>
            <w:webHidden/>
          </w:rPr>
        </w:r>
        <w:r w:rsidR="00644A90">
          <w:rPr>
            <w:noProof/>
            <w:webHidden/>
          </w:rPr>
          <w:fldChar w:fldCharType="separate"/>
        </w:r>
        <w:r w:rsidR="00C51DF7">
          <w:rPr>
            <w:noProof/>
            <w:webHidden/>
          </w:rPr>
          <w:t>30</w:t>
        </w:r>
        <w:r w:rsidR="00644A90">
          <w:rPr>
            <w:noProof/>
            <w:webHidden/>
          </w:rPr>
          <w:fldChar w:fldCharType="end"/>
        </w:r>
      </w:hyperlink>
    </w:p>
    <w:p w14:paraId="555EF195" w14:textId="51DFB500"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0" w:history="1">
        <w:r w:rsidR="00644A90" w:rsidRPr="00C1351B">
          <w:rPr>
            <w:rStyle w:val="Hyperlink"/>
            <w:noProof/>
            <w:lang w:val="en-US"/>
          </w:rPr>
          <w:t>5.6.1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Controlling recombination / minimum distance (Meiosis / Crossover)</w:t>
        </w:r>
        <w:r w:rsidR="00644A90">
          <w:rPr>
            <w:noProof/>
            <w:webHidden/>
          </w:rPr>
          <w:tab/>
        </w:r>
        <w:r w:rsidR="00644A90">
          <w:rPr>
            <w:noProof/>
            <w:webHidden/>
          </w:rPr>
          <w:fldChar w:fldCharType="begin"/>
        </w:r>
        <w:r w:rsidR="00644A90">
          <w:rPr>
            <w:noProof/>
            <w:webHidden/>
          </w:rPr>
          <w:instrText xml:space="preserve"> PAGEREF _Toc169534490 \h </w:instrText>
        </w:r>
        <w:r w:rsidR="00644A90">
          <w:rPr>
            <w:noProof/>
            <w:webHidden/>
          </w:rPr>
        </w:r>
        <w:r w:rsidR="00644A90">
          <w:rPr>
            <w:noProof/>
            <w:webHidden/>
          </w:rPr>
          <w:fldChar w:fldCharType="separate"/>
        </w:r>
        <w:r w:rsidR="00C51DF7">
          <w:rPr>
            <w:noProof/>
            <w:webHidden/>
          </w:rPr>
          <w:t>30</w:t>
        </w:r>
        <w:r w:rsidR="00644A90">
          <w:rPr>
            <w:noProof/>
            <w:webHidden/>
          </w:rPr>
          <w:fldChar w:fldCharType="end"/>
        </w:r>
      </w:hyperlink>
    </w:p>
    <w:p w14:paraId="3666BBCB" w14:textId="53065F4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1" w:history="1">
        <w:r w:rsidR="00644A90" w:rsidRPr="00C1351B">
          <w:rPr>
            <w:rStyle w:val="Hyperlink"/>
            <w:noProof/>
          </w:rPr>
          <w:t>5.7</w:t>
        </w:r>
        <w:r w:rsidR="00644A90">
          <w:rPr>
            <w:rFonts w:eastAsiaTheme="minorEastAsia" w:cstheme="minorBidi"/>
            <w:b w:val="0"/>
            <w:bCs w:val="0"/>
            <w:noProof/>
            <w:kern w:val="2"/>
            <w:lang w:val="en-US"/>
            <w14:ligatures w14:val="standardContextual"/>
          </w:rPr>
          <w:tab/>
        </w:r>
        <w:r w:rsidR="00644A90" w:rsidRPr="00C1351B">
          <w:rPr>
            <w:rStyle w:val="Hyperlink"/>
            <w:noProof/>
          </w:rPr>
          <w:t>Other</w:t>
        </w:r>
        <w:r w:rsidR="00644A90">
          <w:rPr>
            <w:noProof/>
            <w:webHidden/>
          </w:rPr>
          <w:tab/>
        </w:r>
        <w:r w:rsidR="00644A90">
          <w:rPr>
            <w:noProof/>
            <w:webHidden/>
          </w:rPr>
          <w:fldChar w:fldCharType="begin"/>
        </w:r>
        <w:r w:rsidR="00644A90">
          <w:rPr>
            <w:noProof/>
            <w:webHidden/>
          </w:rPr>
          <w:instrText xml:space="preserve"> PAGEREF _Toc169534491 \h </w:instrText>
        </w:r>
        <w:r w:rsidR="00644A90">
          <w:rPr>
            <w:noProof/>
            <w:webHidden/>
          </w:rPr>
        </w:r>
        <w:r w:rsidR="00644A90">
          <w:rPr>
            <w:noProof/>
            <w:webHidden/>
          </w:rPr>
          <w:fldChar w:fldCharType="separate"/>
        </w:r>
        <w:r w:rsidR="00C51DF7">
          <w:rPr>
            <w:noProof/>
            <w:webHidden/>
          </w:rPr>
          <w:t>31</w:t>
        </w:r>
        <w:r w:rsidR="00644A90">
          <w:rPr>
            <w:noProof/>
            <w:webHidden/>
          </w:rPr>
          <w:fldChar w:fldCharType="end"/>
        </w:r>
      </w:hyperlink>
    </w:p>
    <w:p w14:paraId="1E3F2C58" w14:textId="283BC454"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2" w:history="1">
        <w:r w:rsidR="00644A90" w:rsidRPr="00C1351B">
          <w:rPr>
            <w:rStyle w:val="Hyperlink"/>
            <w:noProof/>
            <w:lang w:val="en-US"/>
          </w:rPr>
          <w:t>5.7.1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Culling / Death</w:t>
        </w:r>
        <w:r w:rsidR="00644A90">
          <w:rPr>
            <w:noProof/>
            <w:webHidden/>
          </w:rPr>
          <w:tab/>
        </w:r>
        <w:r w:rsidR="00644A90">
          <w:rPr>
            <w:noProof/>
            <w:webHidden/>
          </w:rPr>
          <w:fldChar w:fldCharType="begin"/>
        </w:r>
        <w:r w:rsidR="00644A90">
          <w:rPr>
            <w:noProof/>
            <w:webHidden/>
          </w:rPr>
          <w:instrText xml:space="preserve"> PAGEREF _Toc169534492 \h </w:instrText>
        </w:r>
        <w:r w:rsidR="00644A90">
          <w:rPr>
            <w:noProof/>
            <w:webHidden/>
          </w:rPr>
        </w:r>
        <w:r w:rsidR="00644A90">
          <w:rPr>
            <w:noProof/>
            <w:webHidden/>
          </w:rPr>
          <w:fldChar w:fldCharType="separate"/>
        </w:r>
        <w:r w:rsidR="00C51DF7">
          <w:rPr>
            <w:noProof/>
            <w:webHidden/>
          </w:rPr>
          <w:t>31</w:t>
        </w:r>
        <w:r w:rsidR="00644A90">
          <w:rPr>
            <w:noProof/>
            <w:webHidden/>
          </w:rPr>
          <w:fldChar w:fldCharType="end"/>
        </w:r>
      </w:hyperlink>
    </w:p>
    <w:p w14:paraId="7894FE63" w14:textId="277D2393"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3" w:history="1">
        <w:r w:rsidR="00644A90" w:rsidRPr="00C1351B">
          <w:rPr>
            <w:rStyle w:val="Hyperlink"/>
            <w:noProof/>
            <w:lang w:val="en-US"/>
          </w:rPr>
          <w:t>5.7.2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Allele-frequency per generation</w:t>
        </w:r>
        <w:r w:rsidR="00644A90">
          <w:rPr>
            <w:noProof/>
            <w:webHidden/>
          </w:rPr>
          <w:tab/>
        </w:r>
        <w:r w:rsidR="00644A90">
          <w:rPr>
            <w:noProof/>
            <w:webHidden/>
          </w:rPr>
          <w:fldChar w:fldCharType="begin"/>
        </w:r>
        <w:r w:rsidR="00644A90">
          <w:rPr>
            <w:noProof/>
            <w:webHidden/>
          </w:rPr>
          <w:instrText xml:space="preserve"> PAGEREF _Toc169534493 \h </w:instrText>
        </w:r>
        <w:r w:rsidR="00644A90">
          <w:rPr>
            <w:noProof/>
            <w:webHidden/>
          </w:rPr>
        </w:r>
        <w:r w:rsidR="00644A90">
          <w:rPr>
            <w:noProof/>
            <w:webHidden/>
          </w:rPr>
          <w:fldChar w:fldCharType="separate"/>
        </w:r>
        <w:r w:rsidR="00C51DF7">
          <w:rPr>
            <w:noProof/>
            <w:webHidden/>
          </w:rPr>
          <w:t>32</w:t>
        </w:r>
        <w:r w:rsidR="00644A90">
          <w:rPr>
            <w:noProof/>
            <w:webHidden/>
          </w:rPr>
          <w:fldChar w:fldCharType="end"/>
        </w:r>
      </w:hyperlink>
    </w:p>
    <w:p w14:paraId="06F014AE" w14:textId="2478FD1F"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4" w:history="1">
        <w:r w:rsidR="00644A90" w:rsidRPr="00C1351B">
          <w:rPr>
            <w:rStyle w:val="Hyperlink"/>
            <w:noProof/>
            <w:lang w:val="en-US"/>
          </w:rPr>
          <w:t>5.7.3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Set a random seed</w:t>
        </w:r>
        <w:r w:rsidR="00644A90">
          <w:rPr>
            <w:noProof/>
            <w:webHidden/>
          </w:rPr>
          <w:tab/>
        </w:r>
        <w:r w:rsidR="00644A90">
          <w:rPr>
            <w:noProof/>
            <w:webHidden/>
          </w:rPr>
          <w:fldChar w:fldCharType="begin"/>
        </w:r>
        <w:r w:rsidR="00644A90">
          <w:rPr>
            <w:noProof/>
            <w:webHidden/>
          </w:rPr>
          <w:instrText xml:space="preserve"> PAGEREF _Toc169534494 \h </w:instrText>
        </w:r>
        <w:r w:rsidR="00644A90">
          <w:rPr>
            <w:noProof/>
            <w:webHidden/>
          </w:rPr>
        </w:r>
        <w:r w:rsidR="00644A90">
          <w:rPr>
            <w:noProof/>
            <w:webHidden/>
          </w:rPr>
          <w:fldChar w:fldCharType="separate"/>
        </w:r>
        <w:r w:rsidR="00C51DF7">
          <w:rPr>
            <w:noProof/>
            <w:webHidden/>
          </w:rPr>
          <w:t>32</w:t>
        </w:r>
        <w:r w:rsidR="00644A90">
          <w:rPr>
            <w:noProof/>
            <w:webHidden/>
          </w:rPr>
          <w:fldChar w:fldCharType="end"/>
        </w:r>
      </w:hyperlink>
    </w:p>
    <w:p w14:paraId="4355FC4D" w14:textId="3E9B06D2"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5" w:history="1">
        <w:r w:rsidR="00644A90" w:rsidRPr="00C1351B">
          <w:rPr>
            <w:rStyle w:val="Hyperlink"/>
            <w:noProof/>
            <w:lang w:val="en-US"/>
          </w:rPr>
          <w:t>5.7.4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save.recombination.history</w:t>
        </w:r>
        <w:r w:rsidR="00644A90">
          <w:rPr>
            <w:noProof/>
            <w:webHidden/>
          </w:rPr>
          <w:tab/>
        </w:r>
        <w:r w:rsidR="00644A90">
          <w:rPr>
            <w:noProof/>
            <w:webHidden/>
          </w:rPr>
          <w:fldChar w:fldCharType="begin"/>
        </w:r>
        <w:r w:rsidR="00644A90">
          <w:rPr>
            <w:noProof/>
            <w:webHidden/>
          </w:rPr>
          <w:instrText xml:space="preserve"> PAGEREF _Toc169534495 \h </w:instrText>
        </w:r>
        <w:r w:rsidR="00644A90">
          <w:rPr>
            <w:noProof/>
            <w:webHidden/>
          </w:rPr>
        </w:r>
        <w:r w:rsidR="00644A90">
          <w:rPr>
            <w:noProof/>
            <w:webHidden/>
          </w:rPr>
          <w:fldChar w:fldCharType="separate"/>
        </w:r>
        <w:r w:rsidR="00C51DF7">
          <w:rPr>
            <w:noProof/>
            <w:webHidden/>
          </w:rPr>
          <w:t>32</w:t>
        </w:r>
        <w:r w:rsidR="00644A90">
          <w:rPr>
            <w:noProof/>
            <w:webHidden/>
          </w:rPr>
          <w:fldChar w:fldCharType="end"/>
        </w:r>
      </w:hyperlink>
    </w:p>
    <w:p w14:paraId="54BCEC70" w14:textId="234C65DC" w:rsidR="00644A90" w:rsidRDefault="00CA3101" w:rsidP="00644A90">
      <w:pPr>
        <w:pStyle w:val="TOC1"/>
        <w:rPr>
          <w:rFonts w:eastAsiaTheme="minorEastAsia" w:cstheme="minorBidi"/>
          <w:noProof/>
          <w:kern w:val="2"/>
          <w:sz w:val="22"/>
          <w:szCs w:val="22"/>
          <w:lang w:val="en-US"/>
          <w14:ligatures w14:val="standardContextual"/>
        </w:rPr>
      </w:pPr>
      <w:hyperlink w:anchor="_Toc169534496" w:history="1">
        <w:r w:rsidR="00644A90" w:rsidRPr="00C1351B">
          <w:rPr>
            <w:rStyle w:val="Hyperlink"/>
            <w:noProof/>
            <w:lang w:val="en-US"/>
          </w:rPr>
          <w:t>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Exemplary scripts</w:t>
        </w:r>
        <w:r w:rsidR="00644A90">
          <w:rPr>
            <w:noProof/>
            <w:webHidden/>
          </w:rPr>
          <w:tab/>
        </w:r>
        <w:r w:rsidR="00644A90">
          <w:rPr>
            <w:noProof/>
            <w:webHidden/>
          </w:rPr>
          <w:fldChar w:fldCharType="begin"/>
        </w:r>
        <w:r w:rsidR="00644A90">
          <w:rPr>
            <w:noProof/>
            <w:webHidden/>
          </w:rPr>
          <w:instrText xml:space="preserve"> PAGEREF _Toc169534496 \h </w:instrText>
        </w:r>
        <w:r w:rsidR="00644A90">
          <w:rPr>
            <w:noProof/>
            <w:webHidden/>
          </w:rPr>
        </w:r>
        <w:r w:rsidR="00644A90">
          <w:rPr>
            <w:noProof/>
            <w:webHidden/>
          </w:rPr>
          <w:fldChar w:fldCharType="separate"/>
        </w:r>
        <w:r w:rsidR="00C51DF7">
          <w:rPr>
            <w:noProof/>
            <w:webHidden/>
          </w:rPr>
          <w:t>33</w:t>
        </w:r>
        <w:r w:rsidR="00644A90">
          <w:rPr>
            <w:noProof/>
            <w:webHidden/>
          </w:rPr>
          <w:fldChar w:fldCharType="end"/>
        </w:r>
      </w:hyperlink>
    </w:p>
    <w:p w14:paraId="6EC7760D" w14:textId="3F5030C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7" w:history="1">
        <w:r w:rsidR="00644A90" w:rsidRPr="00C1351B">
          <w:rPr>
            <w:rStyle w:val="Hyperlink"/>
            <w:noProof/>
          </w:rPr>
          <w:t>6.1</w:t>
        </w:r>
        <w:r w:rsidR="00644A90">
          <w:rPr>
            <w:rFonts w:eastAsiaTheme="minorEastAsia" w:cstheme="minorBidi"/>
            <w:b w:val="0"/>
            <w:bCs w:val="0"/>
            <w:noProof/>
            <w:kern w:val="2"/>
            <w:lang w:val="en-US"/>
            <w14:ligatures w14:val="standardContextual"/>
          </w:rPr>
          <w:tab/>
        </w:r>
        <w:r w:rsidR="00644A90" w:rsidRPr="00C1351B">
          <w:rPr>
            <w:rStyle w:val="Hyperlink"/>
            <w:noProof/>
          </w:rPr>
          <w:t>Basic breeding actions</w:t>
        </w:r>
        <w:r w:rsidR="00644A90">
          <w:rPr>
            <w:noProof/>
            <w:webHidden/>
          </w:rPr>
          <w:tab/>
        </w:r>
        <w:r w:rsidR="00644A90">
          <w:rPr>
            <w:noProof/>
            <w:webHidden/>
          </w:rPr>
          <w:fldChar w:fldCharType="begin"/>
        </w:r>
        <w:r w:rsidR="00644A90">
          <w:rPr>
            <w:noProof/>
            <w:webHidden/>
          </w:rPr>
          <w:instrText xml:space="preserve"> PAGEREF _Toc169534497 \h </w:instrText>
        </w:r>
        <w:r w:rsidR="00644A90">
          <w:rPr>
            <w:noProof/>
            <w:webHidden/>
          </w:rPr>
        </w:r>
        <w:r w:rsidR="00644A90">
          <w:rPr>
            <w:noProof/>
            <w:webHidden/>
          </w:rPr>
          <w:fldChar w:fldCharType="separate"/>
        </w:r>
        <w:r w:rsidR="00C51DF7">
          <w:rPr>
            <w:noProof/>
            <w:webHidden/>
          </w:rPr>
          <w:t>33</w:t>
        </w:r>
        <w:r w:rsidR="00644A90">
          <w:rPr>
            <w:noProof/>
            <w:webHidden/>
          </w:rPr>
          <w:fldChar w:fldCharType="end"/>
        </w:r>
      </w:hyperlink>
    </w:p>
    <w:p w14:paraId="7508CA1B" w14:textId="265B5E26"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8" w:history="1">
        <w:r w:rsidR="00644A90" w:rsidRPr="00C1351B">
          <w:rPr>
            <w:rStyle w:val="Hyperlink"/>
            <w:noProof/>
          </w:rPr>
          <w:t>6.2</w:t>
        </w:r>
        <w:r w:rsidR="00644A90">
          <w:rPr>
            <w:rFonts w:eastAsiaTheme="minorEastAsia" w:cstheme="minorBidi"/>
            <w:b w:val="0"/>
            <w:bCs w:val="0"/>
            <w:noProof/>
            <w:kern w:val="2"/>
            <w:lang w:val="en-US"/>
            <w14:ligatures w14:val="standardContextual"/>
          </w:rPr>
          <w:tab/>
        </w:r>
        <w:r w:rsidR="00644A90" w:rsidRPr="00C1351B">
          <w:rPr>
            <w:rStyle w:val="Hyperlink"/>
            <w:noProof/>
          </w:rPr>
          <w:t>Averaging results of the basic breeding scheme over multiple simulations</w:t>
        </w:r>
        <w:r w:rsidR="00644A90">
          <w:rPr>
            <w:noProof/>
            <w:webHidden/>
          </w:rPr>
          <w:tab/>
        </w:r>
        <w:r w:rsidR="00644A90">
          <w:rPr>
            <w:noProof/>
            <w:webHidden/>
          </w:rPr>
          <w:fldChar w:fldCharType="begin"/>
        </w:r>
        <w:r w:rsidR="00644A90">
          <w:rPr>
            <w:noProof/>
            <w:webHidden/>
          </w:rPr>
          <w:instrText xml:space="preserve"> PAGEREF _Toc169534498 \h </w:instrText>
        </w:r>
        <w:r w:rsidR="00644A90">
          <w:rPr>
            <w:noProof/>
            <w:webHidden/>
          </w:rPr>
        </w:r>
        <w:r w:rsidR="00644A90">
          <w:rPr>
            <w:noProof/>
            <w:webHidden/>
          </w:rPr>
          <w:fldChar w:fldCharType="separate"/>
        </w:r>
        <w:r w:rsidR="00C51DF7">
          <w:rPr>
            <w:noProof/>
            <w:webHidden/>
          </w:rPr>
          <w:t>33</w:t>
        </w:r>
        <w:r w:rsidR="00644A90">
          <w:rPr>
            <w:noProof/>
            <w:webHidden/>
          </w:rPr>
          <w:fldChar w:fldCharType="end"/>
        </w:r>
      </w:hyperlink>
    </w:p>
    <w:p w14:paraId="6D3E5189" w14:textId="61EF7A6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9" w:history="1">
        <w:r w:rsidR="00644A90" w:rsidRPr="00C1351B">
          <w:rPr>
            <w:rStyle w:val="Hyperlink"/>
            <w:noProof/>
          </w:rPr>
          <w:t>6.3</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(vcf-file)</w:t>
        </w:r>
        <w:r w:rsidR="00644A90">
          <w:rPr>
            <w:noProof/>
            <w:webHidden/>
          </w:rPr>
          <w:tab/>
        </w:r>
        <w:r w:rsidR="00644A90">
          <w:rPr>
            <w:noProof/>
            <w:webHidden/>
          </w:rPr>
          <w:fldChar w:fldCharType="begin"/>
        </w:r>
        <w:r w:rsidR="00644A90">
          <w:rPr>
            <w:noProof/>
            <w:webHidden/>
          </w:rPr>
          <w:instrText xml:space="preserve"> PAGEREF _Toc169534499 \h </w:instrText>
        </w:r>
        <w:r w:rsidR="00644A90">
          <w:rPr>
            <w:noProof/>
            <w:webHidden/>
          </w:rPr>
        </w:r>
        <w:r w:rsidR="00644A90">
          <w:rPr>
            <w:noProof/>
            <w:webHidden/>
          </w:rPr>
          <w:fldChar w:fldCharType="separate"/>
        </w:r>
        <w:r w:rsidR="00C51DF7">
          <w:rPr>
            <w:noProof/>
            <w:webHidden/>
          </w:rPr>
          <w:t>35</w:t>
        </w:r>
        <w:r w:rsidR="00644A90">
          <w:rPr>
            <w:noProof/>
            <w:webHidden/>
          </w:rPr>
          <w:fldChar w:fldCharType="end"/>
        </w:r>
      </w:hyperlink>
    </w:p>
    <w:p w14:paraId="0ACAEBFC" w14:textId="7DD0E52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0" w:history="1">
        <w:r w:rsidR="00644A90" w:rsidRPr="00C1351B">
          <w:rPr>
            <w:rStyle w:val="Hyperlink"/>
            <w:noProof/>
          </w:rPr>
          <w:t>6.4</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(ped/map-file)</w:t>
        </w:r>
        <w:r w:rsidR="00644A90">
          <w:rPr>
            <w:noProof/>
            <w:webHidden/>
          </w:rPr>
          <w:tab/>
        </w:r>
        <w:r w:rsidR="00644A90">
          <w:rPr>
            <w:noProof/>
            <w:webHidden/>
          </w:rPr>
          <w:fldChar w:fldCharType="begin"/>
        </w:r>
        <w:r w:rsidR="00644A90">
          <w:rPr>
            <w:noProof/>
            <w:webHidden/>
          </w:rPr>
          <w:instrText xml:space="preserve"> PAGEREF _Toc169534500 \h </w:instrText>
        </w:r>
        <w:r w:rsidR="00644A90">
          <w:rPr>
            <w:noProof/>
            <w:webHidden/>
          </w:rPr>
        </w:r>
        <w:r w:rsidR="00644A90">
          <w:rPr>
            <w:noProof/>
            <w:webHidden/>
          </w:rPr>
          <w:fldChar w:fldCharType="separate"/>
        </w:r>
        <w:r w:rsidR="00C51DF7">
          <w:rPr>
            <w:noProof/>
            <w:webHidden/>
          </w:rPr>
          <w:t>35</w:t>
        </w:r>
        <w:r w:rsidR="00644A90">
          <w:rPr>
            <w:noProof/>
            <w:webHidden/>
          </w:rPr>
          <w:fldChar w:fldCharType="end"/>
        </w:r>
      </w:hyperlink>
    </w:p>
    <w:p w14:paraId="25CBD5BA" w14:textId="03305B16"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1" w:history="1">
        <w:r w:rsidR="00644A90" w:rsidRPr="00C1351B">
          <w:rPr>
            <w:rStyle w:val="Hyperlink"/>
            <w:noProof/>
          </w:rPr>
          <w:t>6.5</w:t>
        </w:r>
        <w:r w:rsidR="00644A90">
          <w:rPr>
            <w:rFonts w:eastAsiaTheme="minorEastAsia" w:cstheme="minorBidi"/>
            <w:b w:val="0"/>
            <w:bCs w:val="0"/>
            <w:noProof/>
            <w:kern w:val="2"/>
            <w:lang w:val="en-US"/>
            <w14:ligatures w14:val="standardContextual"/>
          </w:rPr>
          <w:tab/>
        </w:r>
        <w:r w:rsidR="00644A90" w:rsidRPr="00C1351B">
          <w:rPr>
            <w:rStyle w:val="Hyperlink"/>
            <w:noProof/>
          </w:rPr>
          <w:t>Genotyping and Phenotyping of Subcohorts</w:t>
        </w:r>
        <w:r w:rsidR="00644A90">
          <w:rPr>
            <w:noProof/>
            <w:webHidden/>
          </w:rPr>
          <w:tab/>
        </w:r>
        <w:r w:rsidR="00644A90">
          <w:rPr>
            <w:noProof/>
            <w:webHidden/>
          </w:rPr>
          <w:fldChar w:fldCharType="begin"/>
        </w:r>
        <w:r w:rsidR="00644A90">
          <w:rPr>
            <w:noProof/>
            <w:webHidden/>
          </w:rPr>
          <w:instrText xml:space="preserve"> PAGEREF _Toc169534501 \h </w:instrText>
        </w:r>
        <w:r w:rsidR="00644A90">
          <w:rPr>
            <w:noProof/>
            <w:webHidden/>
          </w:rPr>
        </w:r>
        <w:r w:rsidR="00644A90">
          <w:rPr>
            <w:noProof/>
            <w:webHidden/>
          </w:rPr>
          <w:fldChar w:fldCharType="separate"/>
        </w:r>
        <w:r w:rsidR="00C51DF7">
          <w:rPr>
            <w:noProof/>
            <w:webHidden/>
          </w:rPr>
          <w:t>36</w:t>
        </w:r>
        <w:r w:rsidR="00644A90">
          <w:rPr>
            <w:noProof/>
            <w:webHidden/>
          </w:rPr>
          <w:fldChar w:fldCharType="end"/>
        </w:r>
      </w:hyperlink>
    </w:p>
    <w:p w14:paraId="17D2F65F" w14:textId="6AB7EEB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2" w:history="1">
        <w:r w:rsidR="00644A90" w:rsidRPr="00C1351B">
          <w:rPr>
            <w:rStyle w:val="Hyperlink"/>
            <w:noProof/>
          </w:rPr>
          <w:t>6.6</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base population with a hard sweep</w:t>
        </w:r>
        <w:r w:rsidR="00644A90">
          <w:rPr>
            <w:noProof/>
            <w:webHidden/>
          </w:rPr>
          <w:tab/>
        </w:r>
        <w:r w:rsidR="00644A90">
          <w:rPr>
            <w:noProof/>
            <w:webHidden/>
          </w:rPr>
          <w:fldChar w:fldCharType="begin"/>
        </w:r>
        <w:r w:rsidR="00644A90">
          <w:rPr>
            <w:noProof/>
            <w:webHidden/>
          </w:rPr>
          <w:instrText xml:space="preserve"> PAGEREF _Toc169534502 \h </w:instrText>
        </w:r>
        <w:r w:rsidR="00644A90">
          <w:rPr>
            <w:noProof/>
            <w:webHidden/>
          </w:rPr>
        </w:r>
        <w:r w:rsidR="00644A90">
          <w:rPr>
            <w:noProof/>
            <w:webHidden/>
          </w:rPr>
          <w:fldChar w:fldCharType="separate"/>
        </w:r>
        <w:r w:rsidR="00C51DF7">
          <w:rPr>
            <w:noProof/>
            <w:webHidden/>
          </w:rPr>
          <w:t>37</w:t>
        </w:r>
        <w:r w:rsidR="00644A90">
          <w:rPr>
            <w:noProof/>
            <w:webHidden/>
          </w:rPr>
          <w:fldChar w:fldCharType="end"/>
        </w:r>
      </w:hyperlink>
    </w:p>
    <w:p w14:paraId="13425E06" w14:textId="0BEA8C7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3" w:history="1">
        <w:r w:rsidR="00644A90" w:rsidRPr="00C1351B">
          <w:rPr>
            <w:rStyle w:val="Hyperlink"/>
            <w:noProof/>
          </w:rPr>
          <w:t>6.7</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based on genomic &amp; phenotypic data</w:t>
        </w:r>
        <w:r w:rsidR="00644A90">
          <w:rPr>
            <w:noProof/>
            <w:webHidden/>
          </w:rPr>
          <w:tab/>
        </w:r>
        <w:r w:rsidR="00644A90">
          <w:rPr>
            <w:noProof/>
            <w:webHidden/>
          </w:rPr>
          <w:fldChar w:fldCharType="begin"/>
        </w:r>
        <w:r w:rsidR="00644A90">
          <w:rPr>
            <w:noProof/>
            <w:webHidden/>
          </w:rPr>
          <w:instrText xml:space="preserve"> PAGEREF _Toc169534503 \h </w:instrText>
        </w:r>
        <w:r w:rsidR="00644A90">
          <w:rPr>
            <w:noProof/>
            <w:webHidden/>
          </w:rPr>
        </w:r>
        <w:r w:rsidR="00644A90">
          <w:rPr>
            <w:noProof/>
            <w:webHidden/>
          </w:rPr>
          <w:fldChar w:fldCharType="separate"/>
        </w:r>
        <w:r w:rsidR="00C51DF7">
          <w:rPr>
            <w:noProof/>
            <w:webHidden/>
          </w:rPr>
          <w:t>38</w:t>
        </w:r>
        <w:r w:rsidR="00644A90">
          <w:rPr>
            <w:noProof/>
            <w:webHidden/>
          </w:rPr>
          <w:fldChar w:fldCharType="end"/>
        </w:r>
      </w:hyperlink>
    </w:p>
    <w:p w14:paraId="741DD8E7" w14:textId="1308367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4" w:history="1">
        <w:r w:rsidR="00644A90" w:rsidRPr="00C1351B">
          <w:rPr>
            <w:rStyle w:val="Hyperlink"/>
            <w:noProof/>
          </w:rPr>
          <w:t>6.8</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with breed specific QTLs</w:t>
        </w:r>
        <w:r w:rsidR="00644A90">
          <w:rPr>
            <w:noProof/>
            <w:webHidden/>
          </w:rPr>
          <w:tab/>
        </w:r>
        <w:r w:rsidR="00644A90">
          <w:rPr>
            <w:noProof/>
            <w:webHidden/>
          </w:rPr>
          <w:fldChar w:fldCharType="begin"/>
        </w:r>
        <w:r w:rsidR="00644A90">
          <w:rPr>
            <w:noProof/>
            <w:webHidden/>
          </w:rPr>
          <w:instrText xml:space="preserve"> PAGEREF _Toc169534504 \h </w:instrText>
        </w:r>
        <w:r w:rsidR="00644A90">
          <w:rPr>
            <w:noProof/>
            <w:webHidden/>
          </w:rPr>
        </w:r>
        <w:r w:rsidR="00644A90">
          <w:rPr>
            <w:noProof/>
            <w:webHidden/>
          </w:rPr>
          <w:fldChar w:fldCharType="separate"/>
        </w:r>
        <w:r w:rsidR="00C51DF7">
          <w:rPr>
            <w:noProof/>
            <w:webHidden/>
          </w:rPr>
          <w:t>38</w:t>
        </w:r>
        <w:r w:rsidR="00644A90">
          <w:rPr>
            <w:noProof/>
            <w:webHidden/>
          </w:rPr>
          <w:fldChar w:fldCharType="end"/>
        </w:r>
      </w:hyperlink>
    </w:p>
    <w:p w14:paraId="3817161F" w14:textId="58A6084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5" w:history="1">
        <w:r w:rsidR="00644A90" w:rsidRPr="00C1351B">
          <w:rPr>
            <w:rStyle w:val="Hyperlink"/>
            <w:noProof/>
          </w:rPr>
          <w:t>6.9</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inbred lines</w:t>
        </w:r>
        <w:r w:rsidR="00644A90">
          <w:rPr>
            <w:noProof/>
            <w:webHidden/>
          </w:rPr>
          <w:tab/>
        </w:r>
        <w:r w:rsidR="00644A90">
          <w:rPr>
            <w:noProof/>
            <w:webHidden/>
          </w:rPr>
          <w:fldChar w:fldCharType="begin"/>
        </w:r>
        <w:r w:rsidR="00644A90">
          <w:rPr>
            <w:noProof/>
            <w:webHidden/>
          </w:rPr>
          <w:instrText xml:space="preserve"> PAGEREF _Toc169534505 \h </w:instrText>
        </w:r>
        <w:r w:rsidR="00644A90">
          <w:rPr>
            <w:noProof/>
            <w:webHidden/>
          </w:rPr>
        </w:r>
        <w:r w:rsidR="00644A90">
          <w:rPr>
            <w:noProof/>
            <w:webHidden/>
          </w:rPr>
          <w:fldChar w:fldCharType="separate"/>
        </w:r>
        <w:r w:rsidR="00C51DF7">
          <w:rPr>
            <w:noProof/>
            <w:webHidden/>
          </w:rPr>
          <w:t>39</w:t>
        </w:r>
        <w:r w:rsidR="00644A90">
          <w:rPr>
            <w:noProof/>
            <w:webHidden/>
          </w:rPr>
          <w:fldChar w:fldCharType="end"/>
        </w:r>
      </w:hyperlink>
    </w:p>
    <w:p w14:paraId="68B87502" w14:textId="374C044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6" w:history="1">
        <w:r w:rsidR="00644A90" w:rsidRPr="00C1351B">
          <w:rPr>
            <w:rStyle w:val="Hyperlink"/>
            <w:noProof/>
          </w:rPr>
          <w:t>6.10</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trait with maternal component</w:t>
        </w:r>
        <w:r w:rsidR="00644A90">
          <w:rPr>
            <w:noProof/>
            <w:webHidden/>
          </w:rPr>
          <w:tab/>
        </w:r>
        <w:r w:rsidR="00644A90">
          <w:rPr>
            <w:noProof/>
            <w:webHidden/>
          </w:rPr>
          <w:fldChar w:fldCharType="begin"/>
        </w:r>
        <w:r w:rsidR="00644A90">
          <w:rPr>
            <w:noProof/>
            <w:webHidden/>
          </w:rPr>
          <w:instrText xml:space="preserve"> PAGEREF _Toc169534506 \h </w:instrText>
        </w:r>
        <w:r w:rsidR="00644A90">
          <w:rPr>
            <w:noProof/>
            <w:webHidden/>
          </w:rPr>
        </w:r>
        <w:r w:rsidR="00644A90">
          <w:rPr>
            <w:noProof/>
            <w:webHidden/>
          </w:rPr>
          <w:fldChar w:fldCharType="separate"/>
        </w:r>
        <w:r w:rsidR="00C51DF7">
          <w:rPr>
            <w:noProof/>
            <w:webHidden/>
          </w:rPr>
          <w:t>40</w:t>
        </w:r>
        <w:r w:rsidR="00644A90">
          <w:rPr>
            <w:noProof/>
            <w:webHidden/>
          </w:rPr>
          <w:fldChar w:fldCharType="end"/>
        </w:r>
      </w:hyperlink>
    </w:p>
    <w:p w14:paraId="076DAE17" w14:textId="505ACA17"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7" w:history="1">
        <w:r w:rsidR="00644A90" w:rsidRPr="00C1351B">
          <w:rPr>
            <w:rStyle w:val="Hyperlink"/>
            <w:noProof/>
          </w:rPr>
          <w:t>6.11</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MAGIC population in maize</w:t>
        </w:r>
        <w:r w:rsidR="00644A90">
          <w:rPr>
            <w:noProof/>
            <w:webHidden/>
          </w:rPr>
          <w:tab/>
        </w:r>
        <w:r w:rsidR="00644A90">
          <w:rPr>
            <w:noProof/>
            <w:webHidden/>
          </w:rPr>
          <w:fldChar w:fldCharType="begin"/>
        </w:r>
        <w:r w:rsidR="00644A90">
          <w:rPr>
            <w:noProof/>
            <w:webHidden/>
          </w:rPr>
          <w:instrText xml:space="preserve"> PAGEREF _Toc169534507 \h </w:instrText>
        </w:r>
        <w:r w:rsidR="00644A90">
          <w:rPr>
            <w:noProof/>
            <w:webHidden/>
          </w:rPr>
        </w:r>
        <w:r w:rsidR="00644A90">
          <w:rPr>
            <w:noProof/>
            <w:webHidden/>
          </w:rPr>
          <w:fldChar w:fldCharType="separate"/>
        </w:r>
        <w:r w:rsidR="00C51DF7">
          <w:rPr>
            <w:noProof/>
            <w:webHidden/>
          </w:rPr>
          <w:t>40</w:t>
        </w:r>
        <w:r w:rsidR="00644A90">
          <w:rPr>
            <w:noProof/>
            <w:webHidden/>
          </w:rPr>
          <w:fldChar w:fldCharType="end"/>
        </w:r>
      </w:hyperlink>
    </w:p>
    <w:p w14:paraId="15BC4C19" w14:textId="3195701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8" w:history="1">
        <w:r w:rsidR="00644A90" w:rsidRPr="00C1351B">
          <w:rPr>
            <w:rStyle w:val="Hyperlink"/>
            <w:noProof/>
          </w:rPr>
          <w:t>6.12</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Introgression on blue eggshell QTL in chicken</w:t>
        </w:r>
        <w:r w:rsidR="00644A90">
          <w:rPr>
            <w:noProof/>
            <w:webHidden/>
          </w:rPr>
          <w:tab/>
        </w:r>
        <w:r w:rsidR="00644A90">
          <w:rPr>
            <w:noProof/>
            <w:webHidden/>
          </w:rPr>
          <w:fldChar w:fldCharType="begin"/>
        </w:r>
        <w:r w:rsidR="00644A90">
          <w:rPr>
            <w:noProof/>
            <w:webHidden/>
          </w:rPr>
          <w:instrText xml:space="preserve"> PAGEREF _Toc169534508 \h </w:instrText>
        </w:r>
        <w:r w:rsidR="00644A90">
          <w:rPr>
            <w:noProof/>
            <w:webHidden/>
          </w:rPr>
        </w:r>
        <w:r w:rsidR="00644A90">
          <w:rPr>
            <w:noProof/>
            <w:webHidden/>
          </w:rPr>
          <w:fldChar w:fldCharType="separate"/>
        </w:r>
        <w:r w:rsidR="00C51DF7">
          <w:rPr>
            <w:noProof/>
            <w:webHidden/>
          </w:rPr>
          <w:t>41</w:t>
        </w:r>
        <w:r w:rsidR="00644A90">
          <w:rPr>
            <w:noProof/>
            <w:webHidden/>
          </w:rPr>
          <w:fldChar w:fldCharType="end"/>
        </w:r>
      </w:hyperlink>
    </w:p>
    <w:p w14:paraId="73C02735" w14:textId="49B554A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9" w:history="1">
        <w:r w:rsidR="00644A90" w:rsidRPr="00C1351B">
          <w:rPr>
            <w:rStyle w:val="Hyperlink"/>
            <w:noProof/>
          </w:rPr>
          <w:t>6.13</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conservation breeding program using cock rotation in chicken</w:t>
        </w:r>
        <w:r w:rsidR="00644A90">
          <w:rPr>
            <w:noProof/>
            <w:webHidden/>
          </w:rPr>
          <w:tab/>
        </w:r>
        <w:r w:rsidR="00644A90">
          <w:rPr>
            <w:noProof/>
            <w:webHidden/>
          </w:rPr>
          <w:fldChar w:fldCharType="begin"/>
        </w:r>
        <w:r w:rsidR="00644A90">
          <w:rPr>
            <w:noProof/>
            <w:webHidden/>
          </w:rPr>
          <w:instrText xml:space="preserve"> PAGEREF _Toc169534509 \h </w:instrText>
        </w:r>
        <w:r w:rsidR="00644A90">
          <w:rPr>
            <w:noProof/>
            <w:webHidden/>
          </w:rPr>
        </w:r>
        <w:r w:rsidR="00644A90">
          <w:rPr>
            <w:noProof/>
            <w:webHidden/>
          </w:rPr>
          <w:fldChar w:fldCharType="separate"/>
        </w:r>
        <w:r w:rsidR="00C51DF7">
          <w:rPr>
            <w:noProof/>
            <w:webHidden/>
          </w:rPr>
          <w:t>44</w:t>
        </w:r>
        <w:r w:rsidR="00644A90">
          <w:rPr>
            <w:noProof/>
            <w:webHidden/>
          </w:rPr>
          <w:fldChar w:fldCharType="end"/>
        </w:r>
      </w:hyperlink>
    </w:p>
    <w:p w14:paraId="2DAD0B13" w14:textId="717CD99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0" w:history="1">
        <w:r w:rsidR="00644A90" w:rsidRPr="00C1351B">
          <w:rPr>
            <w:rStyle w:val="Hyperlink"/>
            <w:noProof/>
          </w:rPr>
          <w:t>6.14</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gene editing in a cow breeding program</w:t>
        </w:r>
        <w:r w:rsidR="00644A90">
          <w:rPr>
            <w:noProof/>
            <w:webHidden/>
          </w:rPr>
          <w:tab/>
        </w:r>
        <w:r w:rsidR="00644A90">
          <w:rPr>
            <w:noProof/>
            <w:webHidden/>
          </w:rPr>
          <w:fldChar w:fldCharType="begin"/>
        </w:r>
        <w:r w:rsidR="00644A90">
          <w:rPr>
            <w:noProof/>
            <w:webHidden/>
          </w:rPr>
          <w:instrText xml:space="preserve"> PAGEREF _Toc169534510 \h </w:instrText>
        </w:r>
        <w:r w:rsidR="00644A90">
          <w:rPr>
            <w:noProof/>
            <w:webHidden/>
          </w:rPr>
        </w:r>
        <w:r w:rsidR="00644A90">
          <w:rPr>
            <w:noProof/>
            <w:webHidden/>
          </w:rPr>
          <w:fldChar w:fldCharType="separate"/>
        </w:r>
        <w:r w:rsidR="00C51DF7">
          <w:rPr>
            <w:noProof/>
            <w:webHidden/>
          </w:rPr>
          <w:t>45</w:t>
        </w:r>
        <w:r w:rsidR="00644A90">
          <w:rPr>
            <w:noProof/>
            <w:webHidden/>
          </w:rPr>
          <w:fldChar w:fldCharType="end"/>
        </w:r>
      </w:hyperlink>
    </w:p>
    <w:p w14:paraId="628EA441" w14:textId="549C60A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1" w:history="1">
        <w:r w:rsidR="00644A90" w:rsidRPr="00C1351B">
          <w:rPr>
            <w:rStyle w:val="Hyperlink"/>
            <w:noProof/>
          </w:rPr>
          <w:t>6.15</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GxE / linked traits / different variants of a traits</w:t>
        </w:r>
        <w:r w:rsidR="00644A90">
          <w:rPr>
            <w:noProof/>
            <w:webHidden/>
          </w:rPr>
          <w:tab/>
        </w:r>
        <w:r w:rsidR="00644A90">
          <w:rPr>
            <w:noProof/>
            <w:webHidden/>
          </w:rPr>
          <w:fldChar w:fldCharType="begin"/>
        </w:r>
        <w:r w:rsidR="00644A90">
          <w:rPr>
            <w:noProof/>
            <w:webHidden/>
          </w:rPr>
          <w:instrText xml:space="preserve"> PAGEREF _Toc169534511 \h </w:instrText>
        </w:r>
        <w:r w:rsidR="00644A90">
          <w:rPr>
            <w:noProof/>
            <w:webHidden/>
          </w:rPr>
        </w:r>
        <w:r w:rsidR="00644A90">
          <w:rPr>
            <w:noProof/>
            <w:webHidden/>
          </w:rPr>
          <w:fldChar w:fldCharType="separate"/>
        </w:r>
        <w:r w:rsidR="00C51DF7">
          <w:rPr>
            <w:noProof/>
            <w:webHidden/>
          </w:rPr>
          <w:t>46</w:t>
        </w:r>
        <w:r w:rsidR="00644A90">
          <w:rPr>
            <w:noProof/>
            <w:webHidden/>
          </w:rPr>
          <w:fldChar w:fldCharType="end"/>
        </w:r>
      </w:hyperlink>
    </w:p>
    <w:p w14:paraId="15402EFA" w14:textId="2976ACDA"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2" w:history="1">
        <w:r w:rsidR="00644A90" w:rsidRPr="00C1351B">
          <w:rPr>
            <w:rStyle w:val="Hyperlink"/>
            <w:noProof/>
            <w:lang w:val="en-US"/>
          </w:rPr>
          <w:t>6.15.1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Manuel generation as correlated traits</w:t>
        </w:r>
        <w:r w:rsidR="00644A90">
          <w:rPr>
            <w:noProof/>
            <w:webHidden/>
          </w:rPr>
          <w:tab/>
        </w:r>
        <w:r w:rsidR="00644A90">
          <w:rPr>
            <w:noProof/>
            <w:webHidden/>
          </w:rPr>
          <w:fldChar w:fldCharType="begin"/>
        </w:r>
        <w:r w:rsidR="00644A90">
          <w:rPr>
            <w:noProof/>
            <w:webHidden/>
          </w:rPr>
          <w:instrText xml:space="preserve"> PAGEREF _Toc169534512 \h </w:instrText>
        </w:r>
        <w:r w:rsidR="00644A90">
          <w:rPr>
            <w:noProof/>
            <w:webHidden/>
          </w:rPr>
        </w:r>
        <w:r w:rsidR="00644A90">
          <w:rPr>
            <w:noProof/>
            <w:webHidden/>
          </w:rPr>
          <w:fldChar w:fldCharType="separate"/>
        </w:r>
        <w:r w:rsidR="00C51DF7">
          <w:rPr>
            <w:noProof/>
            <w:webHidden/>
          </w:rPr>
          <w:t>46</w:t>
        </w:r>
        <w:r w:rsidR="00644A90">
          <w:rPr>
            <w:noProof/>
            <w:webHidden/>
          </w:rPr>
          <w:fldChar w:fldCharType="end"/>
        </w:r>
      </w:hyperlink>
    </w:p>
    <w:p w14:paraId="5A56ECBC" w14:textId="386DCB40"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3" w:history="1">
        <w:r w:rsidR="00644A90" w:rsidRPr="00C1351B">
          <w:rPr>
            <w:rStyle w:val="Hyperlink"/>
            <w:noProof/>
            <w:lang w:val="en-US"/>
          </w:rPr>
          <w:t>6.15.2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 the automated GxE model</w:t>
        </w:r>
        <w:r w:rsidR="00644A90">
          <w:rPr>
            <w:noProof/>
            <w:webHidden/>
          </w:rPr>
          <w:tab/>
        </w:r>
        <w:r w:rsidR="00644A90">
          <w:rPr>
            <w:noProof/>
            <w:webHidden/>
          </w:rPr>
          <w:fldChar w:fldCharType="begin"/>
        </w:r>
        <w:r w:rsidR="00644A90">
          <w:rPr>
            <w:noProof/>
            <w:webHidden/>
          </w:rPr>
          <w:instrText xml:space="preserve"> PAGEREF _Toc169534513 \h </w:instrText>
        </w:r>
        <w:r w:rsidR="00644A90">
          <w:rPr>
            <w:noProof/>
            <w:webHidden/>
          </w:rPr>
        </w:r>
        <w:r w:rsidR="00644A90">
          <w:rPr>
            <w:noProof/>
            <w:webHidden/>
          </w:rPr>
          <w:fldChar w:fldCharType="separate"/>
        </w:r>
        <w:r w:rsidR="00C51DF7">
          <w:rPr>
            <w:noProof/>
            <w:webHidden/>
          </w:rPr>
          <w:t>47</w:t>
        </w:r>
        <w:r w:rsidR="00644A90">
          <w:rPr>
            <w:noProof/>
            <w:webHidden/>
          </w:rPr>
          <w:fldChar w:fldCharType="end"/>
        </w:r>
      </w:hyperlink>
    </w:p>
    <w:p w14:paraId="53C4BFD0" w14:textId="151FC16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4" w:history="1">
        <w:r w:rsidR="00644A90" w:rsidRPr="00C1351B">
          <w:rPr>
            <w:rStyle w:val="Hyperlink"/>
            <w:noProof/>
          </w:rPr>
          <w:t>6.16</w:t>
        </w:r>
        <w:r w:rsidR="00644A90">
          <w:rPr>
            <w:rFonts w:eastAsiaTheme="minorEastAsia" w:cstheme="minorBidi"/>
            <w:b w:val="0"/>
            <w:bCs w:val="0"/>
            <w:noProof/>
            <w:kern w:val="2"/>
            <w:lang w:val="en-US"/>
            <w14:ligatures w14:val="standardContextual"/>
          </w:rPr>
          <w:tab/>
        </w:r>
        <w:r w:rsidR="00644A90" w:rsidRPr="00C1351B">
          <w:rPr>
            <w:rStyle w:val="Hyperlink"/>
            <w:noProof/>
          </w:rPr>
          <w:t>Use of the culling module</w:t>
        </w:r>
        <w:r w:rsidR="00644A90">
          <w:rPr>
            <w:noProof/>
            <w:webHidden/>
          </w:rPr>
          <w:tab/>
        </w:r>
        <w:r w:rsidR="00644A90">
          <w:rPr>
            <w:noProof/>
            <w:webHidden/>
          </w:rPr>
          <w:fldChar w:fldCharType="begin"/>
        </w:r>
        <w:r w:rsidR="00644A90">
          <w:rPr>
            <w:noProof/>
            <w:webHidden/>
          </w:rPr>
          <w:instrText xml:space="preserve"> PAGEREF _Toc169534514 \h </w:instrText>
        </w:r>
        <w:r w:rsidR="00644A90">
          <w:rPr>
            <w:noProof/>
            <w:webHidden/>
          </w:rPr>
        </w:r>
        <w:r w:rsidR="00644A90">
          <w:rPr>
            <w:noProof/>
            <w:webHidden/>
          </w:rPr>
          <w:fldChar w:fldCharType="separate"/>
        </w:r>
        <w:r w:rsidR="00C51DF7">
          <w:rPr>
            <w:noProof/>
            <w:webHidden/>
          </w:rPr>
          <w:t>47</w:t>
        </w:r>
        <w:r w:rsidR="00644A90">
          <w:rPr>
            <w:noProof/>
            <w:webHidden/>
          </w:rPr>
          <w:fldChar w:fldCharType="end"/>
        </w:r>
      </w:hyperlink>
    </w:p>
    <w:p w14:paraId="3DFF6E65" w14:textId="489A2CE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5" w:history="1">
        <w:r w:rsidR="00644A90" w:rsidRPr="00C1351B">
          <w:rPr>
            <w:rStyle w:val="Hyperlink"/>
            <w:noProof/>
          </w:rPr>
          <w:t>6.17</w:t>
        </w:r>
        <w:r w:rsidR="00644A90">
          <w:rPr>
            <w:rFonts w:eastAsiaTheme="minorEastAsia" w:cstheme="minorBidi"/>
            <w:b w:val="0"/>
            <w:bCs w:val="0"/>
            <w:noProof/>
            <w:kern w:val="2"/>
            <w:lang w:val="en-US"/>
            <w14:ligatures w14:val="standardContextual"/>
          </w:rPr>
          <w:tab/>
        </w:r>
        <w:r w:rsidR="00644A90" w:rsidRPr="00C1351B">
          <w:rPr>
            <w:rStyle w:val="Hyperlink"/>
            <w:noProof/>
          </w:rPr>
          <w:t>Introduction of new variation into a breeding scheme (of similar genetic performance)</w:t>
        </w:r>
        <w:r w:rsidR="00644A90">
          <w:rPr>
            <w:noProof/>
            <w:webHidden/>
          </w:rPr>
          <w:tab/>
        </w:r>
        <w:r w:rsidR="00644A90">
          <w:rPr>
            <w:noProof/>
            <w:webHidden/>
          </w:rPr>
          <w:fldChar w:fldCharType="begin"/>
        </w:r>
        <w:r w:rsidR="00644A90">
          <w:rPr>
            <w:noProof/>
            <w:webHidden/>
          </w:rPr>
          <w:instrText xml:space="preserve"> PAGEREF _Toc169534515 \h </w:instrText>
        </w:r>
        <w:r w:rsidR="00644A90">
          <w:rPr>
            <w:noProof/>
            <w:webHidden/>
          </w:rPr>
        </w:r>
        <w:r w:rsidR="00644A90">
          <w:rPr>
            <w:noProof/>
            <w:webHidden/>
          </w:rPr>
          <w:fldChar w:fldCharType="separate"/>
        </w:r>
        <w:r w:rsidR="00C51DF7">
          <w:rPr>
            <w:noProof/>
            <w:webHidden/>
          </w:rPr>
          <w:t>48</w:t>
        </w:r>
        <w:r w:rsidR="00644A90">
          <w:rPr>
            <w:noProof/>
            <w:webHidden/>
          </w:rPr>
          <w:fldChar w:fldCharType="end"/>
        </w:r>
      </w:hyperlink>
    </w:p>
    <w:p w14:paraId="0B3AFEBF" w14:textId="0B47820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6" w:history="1">
        <w:r w:rsidR="00644A90" w:rsidRPr="00C1351B">
          <w:rPr>
            <w:rStyle w:val="Hyperlink"/>
            <w:noProof/>
          </w:rPr>
          <w:t>6.18</w:t>
        </w:r>
        <w:r w:rsidR="00644A90">
          <w:rPr>
            <w:rFonts w:eastAsiaTheme="minorEastAsia" w:cstheme="minorBidi"/>
            <w:b w:val="0"/>
            <w:bCs w:val="0"/>
            <w:noProof/>
            <w:kern w:val="2"/>
            <w:lang w:val="en-US"/>
            <w14:ligatures w14:val="standardContextual"/>
          </w:rPr>
          <w:tab/>
        </w:r>
        <w:r w:rsidR="00644A90" w:rsidRPr="00C1351B">
          <w:rPr>
            <w:rStyle w:val="Hyperlink"/>
            <w:noProof/>
          </w:rPr>
          <w:t>Threshold selection</w:t>
        </w:r>
        <w:r w:rsidR="00644A90">
          <w:rPr>
            <w:noProof/>
            <w:webHidden/>
          </w:rPr>
          <w:tab/>
        </w:r>
        <w:r w:rsidR="00644A90">
          <w:rPr>
            <w:noProof/>
            <w:webHidden/>
          </w:rPr>
          <w:fldChar w:fldCharType="begin"/>
        </w:r>
        <w:r w:rsidR="00644A90">
          <w:rPr>
            <w:noProof/>
            <w:webHidden/>
          </w:rPr>
          <w:instrText xml:space="preserve"> PAGEREF _Toc169534516 \h </w:instrText>
        </w:r>
        <w:r w:rsidR="00644A90">
          <w:rPr>
            <w:noProof/>
            <w:webHidden/>
          </w:rPr>
        </w:r>
        <w:r w:rsidR="00644A90">
          <w:rPr>
            <w:noProof/>
            <w:webHidden/>
          </w:rPr>
          <w:fldChar w:fldCharType="separate"/>
        </w:r>
        <w:r w:rsidR="00C51DF7">
          <w:rPr>
            <w:noProof/>
            <w:webHidden/>
          </w:rPr>
          <w:t>50</w:t>
        </w:r>
        <w:r w:rsidR="00644A90">
          <w:rPr>
            <w:noProof/>
            <w:webHidden/>
          </w:rPr>
          <w:fldChar w:fldCharType="end"/>
        </w:r>
      </w:hyperlink>
    </w:p>
    <w:p w14:paraId="714BA7FF" w14:textId="0650707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7" w:history="1">
        <w:r w:rsidR="00644A90" w:rsidRPr="00C1351B">
          <w:rPr>
            <w:rStyle w:val="Hyperlink"/>
            <w:noProof/>
          </w:rPr>
          <w:t>6.19</w:t>
        </w:r>
        <w:r w:rsidR="00644A90">
          <w:rPr>
            <w:rFonts w:eastAsiaTheme="minorEastAsia" w:cstheme="minorBidi"/>
            <w:b w:val="0"/>
            <w:bCs w:val="0"/>
            <w:noProof/>
            <w:kern w:val="2"/>
            <w:lang w:val="en-US"/>
            <w14:ligatures w14:val="standardContextual"/>
          </w:rPr>
          <w:tab/>
        </w:r>
        <w:r w:rsidR="00644A90" w:rsidRPr="00C1351B">
          <w:rPr>
            <w:rStyle w:val="Hyperlink"/>
            <w:noProof/>
          </w:rPr>
          <w:t>Controlling of the litter size</w:t>
        </w:r>
        <w:r w:rsidR="00644A90">
          <w:rPr>
            <w:noProof/>
            <w:webHidden/>
          </w:rPr>
          <w:tab/>
        </w:r>
        <w:r w:rsidR="00644A90">
          <w:rPr>
            <w:noProof/>
            <w:webHidden/>
          </w:rPr>
          <w:fldChar w:fldCharType="begin"/>
        </w:r>
        <w:r w:rsidR="00644A90">
          <w:rPr>
            <w:noProof/>
            <w:webHidden/>
          </w:rPr>
          <w:instrText xml:space="preserve"> PAGEREF _Toc169534517 \h </w:instrText>
        </w:r>
        <w:r w:rsidR="00644A90">
          <w:rPr>
            <w:noProof/>
            <w:webHidden/>
          </w:rPr>
        </w:r>
        <w:r w:rsidR="00644A90">
          <w:rPr>
            <w:noProof/>
            <w:webHidden/>
          </w:rPr>
          <w:fldChar w:fldCharType="separate"/>
        </w:r>
        <w:r w:rsidR="00C51DF7">
          <w:rPr>
            <w:noProof/>
            <w:webHidden/>
          </w:rPr>
          <w:t>51</w:t>
        </w:r>
        <w:r w:rsidR="00644A90">
          <w:rPr>
            <w:noProof/>
            <w:webHidden/>
          </w:rPr>
          <w:fldChar w:fldCharType="end"/>
        </w:r>
      </w:hyperlink>
    </w:p>
    <w:p w14:paraId="7E78CDD4" w14:textId="0A385FF2"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8" w:history="1">
        <w:r w:rsidR="00644A90" w:rsidRPr="00C1351B">
          <w:rPr>
            <w:rStyle w:val="Hyperlink"/>
            <w:noProof/>
          </w:rPr>
          <w:t>6.20</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an age structure</w:t>
        </w:r>
        <w:r w:rsidR="00644A90">
          <w:rPr>
            <w:noProof/>
            <w:webHidden/>
          </w:rPr>
          <w:tab/>
        </w:r>
        <w:r w:rsidR="00644A90">
          <w:rPr>
            <w:noProof/>
            <w:webHidden/>
          </w:rPr>
          <w:fldChar w:fldCharType="begin"/>
        </w:r>
        <w:r w:rsidR="00644A90">
          <w:rPr>
            <w:noProof/>
            <w:webHidden/>
          </w:rPr>
          <w:instrText xml:space="preserve"> PAGEREF _Toc169534518 \h </w:instrText>
        </w:r>
        <w:r w:rsidR="00644A90">
          <w:rPr>
            <w:noProof/>
            <w:webHidden/>
          </w:rPr>
        </w:r>
        <w:r w:rsidR="00644A90">
          <w:rPr>
            <w:noProof/>
            <w:webHidden/>
          </w:rPr>
          <w:fldChar w:fldCharType="separate"/>
        </w:r>
        <w:r w:rsidR="00C51DF7">
          <w:rPr>
            <w:noProof/>
            <w:webHidden/>
          </w:rPr>
          <w:t>53</w:t>
        </w:r>
        <w:r w:rsidR="00644A90">
          <w:rPr>
            <w:noProof/>
            <w:webHidden/>
          </w:rPr>
          <w:fldChar w:fldCharType="end"/>
        </w:r>
      </w:hyperlink>
    </w:p>
    <w:p w14:paraId="7B7D494E" w14:textId="493C7A3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9" w:history="1">
        <w:r w:rsidR="00644A90" w:rsidRPr="00C1351B">
          <w:rPr>
            <w:rStyle w:val="Hyperlink"/>
            <w:noProof/>
          </w:rPr>
          <w:t>6.21</w:t>
        </w:r>
        <w:r w:rsidR="00644A90">
          <w:rPr>
            <w:rFonts w:eastAsiaTheme="minorEastAsia" w:cstheme="minorBidi"/>
            <w:b w:val="0"/>
            <w:bCs w:val="0"/>
            <w:noProof/>
            <w:kern w:val="2"/>
            <w:lang w:val="en-US"/>
            <w14:ligatures w14:val="standardContextual"/>
          </w:rPr>
          <w:tab/>
        </w:r>
        <w:r w:rsidR="00644A90" w:rsidRPr="00C1351B">
          <w:rPr>
            <w:rStyle w:val="Hyperlink"/>
            <w:noProof/>
          </w:rPr>
          <w:t>Import data from a ped-file</w:t>
        </w:r>
        <w:r w:rsidR="00644A90">
          <w:rPr>
            <w:noProof/>
            <w:webHidden/>
          </w:rPr>
          <w:tab/>
        </w:r>
        <w:r w:rsidR="00644A90">
          <w:rPr>
            <w:noProof/>
            <w:webHidden/>
          </w:rPr>
          <w:fldChar w:fldCharType="begin"/>
        </w:r>
        <w:r w:rsidR="00644A90">
          <w:rPr>
            <w:noProof/>
            <w:webHidden/>
          </w:rPr>
          <w:instrText xml:space="preserve"> PAGEREF _Toc169534519 \h </w:instrText>
        </w:r>
        <w:r w:rsidR="00644A90">
          <w:rPr>
            <w:noProof/>
            <w:webHidden/>
          </w:rPr>
        </w:r>
        <w:r w:rsidR="00644A90">
          <w:rPr>
            <w:noProof/>
            <w:webHidden/>
          </w:rPr>
          <w:fldChar w:fldCharType="separate"/>
        </w:r>
        <w:r w:rsidR="00C51DF7">
          <w:rPr>
            <w:noProof/>
            <w:webHidden/>
          </w:rPr>
          <w:t>54</w:t>
        </w:r>
        <w:r w:rsidR="00644A90">
          <w:rPr>
            <w:noProof/>
            <w:webHidden/>
          </w:rPr>
          <w:fldChar w:fldCharType="end"/>
        </w:r>
      </w:hyperlink>
    </w:p>
    <w:p w14:paraId="107228F4" w14:textId="601E3AC2"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0" w:history="1">
        <w:r w:rsidR="00644A90" w:rsidRPr="00C1351B">
          <w:rPr>
            <w:rStyle w:val="Hyperlink"/>
            <w:noProof/>
          </w:rPr>
          <w:t>6.22</w:t>
        </w:r>
        <w:r w:rsidR="00644A90">
          <w:rPr>
            <w:rFonts w:eastAsiaTheme="minorEastAsia" w:cstheme="minorBidi"/>
            <w:b w:val="0"/>
            <w:bCs w:val="0"/>
            <w:noProof/>
            <w:kern w:val="2"/>
            <w:lang w:val="en-US"/>
            <w14:ligatures w14:val="standardContextual"/>
          </w:rPr>
          <w:tab/>
        </w:r>
        <w:r w:rsidR="00644A90" w:rsidRPr="00C1351B">
          <w:rPr>
            <w:rStyle w:val="Hyperlink"/>
            <w:noProof/>
          </w:rPr>
          <w:t>Generate QTL / and neural loci (e.g. not used in breeding value estimation)</w:t>
        </w:r>
        <w:r w:rsidR="00644A90">
          <w:rPr>
            <w:noProof/>
            <w:webHidden/>
          </w:rPr>
          <w:tab/>
        </w:r>
        <w:r w:rsidR="00644A90">
          <w:rPr>
            <w:noProof/>
            <w:webHidden/>
          </w:rPr>
          <w:fldChar w:fldCharType="begin"/>
        </w:r>
        <w:r w:rsidR="00644A90">
          <w:rPr>
            <w:noProof/>
            <w:webHidden/>
          </w:rPr>
          <w:instrText xml:space="preserve"> PAGEREF _Toc169534520 \h </w:instrText>
        </w:r>
        <w:r w:rsidR="00644A90">
          <w:rPr>
            <w:noProof/>
            <w:webHidden/>
          </w:rPr>
        </w:r>
        <w:r w:rsidR="00644A90">
          <w:rPr>
            <w:noProof/>
            <w:webHidden/>
          </w:rPr>
          <w:fldChar w:fldCharType="separate"/>
        </w:r>
        <w:r w:rsidR="00C51DF7">
          <w:rPr>
            <w:noProof/>
            <w:webHidden/>
          </w:rPr>
          <w:t>54</w:t>
        </w:r>
        <w:r w:rsidR="00644A90">
          <w:rPr>
            <w:noProof/>
            <w:webHidden/>
          </w:rPr>
          <w:fldChar w:fldCharType="end"/>
        </w:r>
      </w:hyperlink>
    </w:p>
    <w:p w14:paraId="0699D69C" w14:textId="45AC0443" w:rsidR="00644A90" w:rsidRDefault="00CA3101" w:rsidP="00644A90">
      <w:pPr>
        <w:pStyle w:val="TOC1"/>
        <w:rPr>
          <w:rFonts w:eastAsiaTheme="minorEastAsia" w:cstheme="minorBidi"/>
          <w:noProof/>
          <w:kern w:val="2"/>
          <w:sz w:val="22"/>
          <w:szCs w:val="22"/>
          <w:lang w:val="en-US"/>
          <w14:ligatures w14:val="standardContextual"/>
        </w:rPr>
      </w:pPr>
      <w:hyperlink w:anchor="_Toc169534521" w:history="1">
        <w:r w:rsidR="00644A90" w:rsidRPr="00C1351B">
          <w:rPr>
            <w:rStyle w:val="Hyperlink"/>
            <w:noProof/>
            <w:lang w:val="en-US"/>
          </w:rPr>
          <w:t>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Exporting information from the population-list (get.XXXX)</w:t>
        </w:r>
        <w:r w:rsidR="00644A90">
          <w:rPr>
            <w:noProof/>
            <w:webHidden/>
          </w:rPr>
          <w:tab/>
        </w:r>
        <w:r w:rsidR="00644A90">
          <w:rPr>
            <w:noProof/>
            <w:webHidden/>
          </w:rPr>
          <w:fldChar w:fldCharType="begin"/>
        </w:r>
        <w:r w:rsidR="00644A90">
          <w:rPr>
            <w:noProof/>
            <w:webHidden/>
          </w:rPr>
          <w:instrText xml:space="preserve"> PAGEREF _Toc169534521 \h </w:instrText>
        </w:r>
        <w:r w:rsidR="00644A90">
          <w:rPr>
            <w:noProof/>
            <w:webHidden/>
          </w:rPr>
        </w:r>
        <w:r w:rsidR="00644A90">
          <w:rPr>
            <w:noProof/>
            <w:webHidden/>
          </w:rPr>
          <w:fldChar w:fldCharType="separate"/>
        </w:r>
        <w:r w:rsidR="00C51DF7">
          <w:rPr>
            <w:noProof/>
            <w:webHidden/>
          </w:rPr>
          <w:t>56</w:t>
        </w:r>
        <w:r w:rsidR="00644A90">
          <w:rPr>
            <w:noProof/>
            <w:webHidden/>
          </w:rPr>
          <w:fldChar w:fldCharType="end"/>
        </w:r>
      </w:hyperlink>
    </w:p>
    <w:p w14:paraId="56CADA77" w14:textId="09C96829"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2" w:history="1">
        <w:r w:rsidR="00644A90" w:rsidRPr="00C1351B">
          <w:rPr>
            <w:rStyle w:val="Hyperlink"/>
            <w:noProof/>
          </w:rPr>
          <w:t>7.1</w:t>
        </w:r>
        <w:r w:rsidR="00644A90">
          <w:rPr>
            <w:rFonts w:eastAsiaTheme="minorEastAsia" w:cstheme="minorBidi"/>
            <w:b w:val="0"/>
            <w:bCs w:val="0"/>
            <w:noProof/>
            <w:kern w:val="2"/>
            <w:lang w:val="en-US"/>
            <w14:ligatures w14:val="standardContextual"/>
          </w:rPr>
          <w:tab/>
        </w:r>
        <w:r w:rsidR="00644A90" w:rsidRPr="00C1351B">
          <w:rPr>
            <w:rStyle w:val="Hyperlink"/>
            <w:noProof/>
          </w:rPr>
          <w:t>get.geno</w:t>
        </w:r>
        <w:r w:rsidR="00644A90">
          <w:rPr>
            <w:noProof/>
            <w:webHidden/>
          </w:rPr>
          <w:tab/>
        </w:r>
        <w:r w:rsidR="00644A90">
          <w:rPr>
            <w:noProof/>
            <w:webHidden/>
          </w:rPr>
          <w:fldChar w:fldCharType="begin"/>
        </w:r>
        <w:r w:rsidR="00644A90">
          <w:rPr>
            <w:noProof/>
            <w:webHidden/>
          </w:rPr>
          <w:instrText xml:space="preserve"> PAGEREF _Toc169534522 \h </w:instrText>
        </w:r>
        <w:r w:rsidR="00644A90">
          <w:rPr>
            <w:noProof/>
            <w:webHidden/>
          </w:rPr>
        </w:r>
        <w:r w:rsidR="00644A90">
          <w:rPr>
            <w:noProof/>
            <w:webHidden/>
          </w:rPr>
          <w:fldChar w:fldCharType="separate"/>
        </w:r>
        <w:r w:rsidR="00C51DF7">
          <w:rPr>
            <w:noProof/>
            <w:webHidden/>
          </w:rPr>
          <w:t>56</w:t>
        </w:r>
        <w:r w:rsidR="00644A90">
          <w:rPr>
            <w:noProof/>
            <w:webHidden/>
          </w:rPr>
          <w:fldChar w:fldCharType="end"/>
        </w:r>
      </w:hyperlink>
    </w:p>
    <w:p w14:paraId="3F2BDF1F" w14:textId="38AB8EA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3" w:history="1">
        <w:r w:rsidR="00644A90" w:rsidRPr="00C1351B">
          <w:rPr>
            <w:rStyle w:val="Hyperlink"/>
            <w:noProof/>
          </w:rPr>
          <w:t>7.2</w:t>
        </w:r>
        <w:r w:rsidR="00644A90">
          <w:rPr>
            <w:rFonts w:eastAsiaTheme="minorEastAsia" w:cstheme="minorBidi"/>
            <w:b w:val="0"/>
            <w:bCs w:val="0"/>
            <w:noProof/>
            <w:kern w:val="2"/>
            <w:lang w:val="en-US"/>
            <w14:ligatures w14:val="standardContextual"/>
          </w:rPr>
          <w:tab/>
        </w:r>
        <w:r w:rsidR="00644A90" w:rsidRPr="00C1351B">
          <w:rPr>
            <w:rStyle w:val="Hyperlink"/>
            <w:noProof/>
          </w:rPr>
          <w:t>get.haplo</w:t>
        </w:r>
        <w:r w:rsidR="00644A90">
          <w:rPr>
            <w:noProof/>
            <w:webHidden/>
          </w:rPr>
          <w:tab/>
        </w:r>
        <w:r w:rsidR="00644A90">
          <w:rPr>
            <w:noProof/>
            <w:webHidden/>
          </w:rPr>
          <w:fldChar w:fldCharType="begin"/>
        </w:r>
        <w:r w:rsidR="00644A90">
          <w:rPr>
            <w:noProof/>
            <w:webHidden/>
          </w:rPr>
          <w:instrText xml:space="preserve"> PAGEREF _Toc169534523 \h </w:instrText>
        </w:r>
        <w:r w:rsidR="00644A90">
          <w:rPr>
            <w:noProof/>
            <w:webHidden/>
          </w:rPr>
        </w:r>
        <w:r w:rsidR="00644A90">
          <w:rPr>
            <w:noProof/>
            <w:webHidden/>
          </w:rPr>
          <w:fldChar w:fldCharType="separate"/>
        </w:r>
        <w:r w:rsidR="00C51DF7">
          <w:rPr>
            <w:noProof/>
            <w:webHidden/>
          </w:rPr>
          <w:t>56</w:t>
        </w:r>
        <w:r w:rsidR="00644A90">
          <w:rPr>
            <w:noProof/>
            <w:webHidden/>
          </w:rPr>
          <w:fldChar w:fldCharType="end"/>
        </w:r>
      </w:hyperlink>
    </w:p>
    <w:p w14:paraId="111B8494" w14:textId="0BE506EF"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4" w:history="1">
        <w:r w:rsidR="00644A90" w:rsidRPr="00C1351B">
          <w:rPr>
            <w:rStyle w:val="Hyperlink"/>
            <w:noProof/>
          </w:rPr>
          <w:t>7.3</w:t>
        </w:r>
        <w:r w:rsidR="00644A90">
          <w:rPr>
            <w:rFonts w:eastAsiaTheme="minorEastAsia" w:cstheme="minorBidi"/>
            <w:b w:val="0"/>
            <w:bCs w:val="0"/>
            <w:noProof/>
            <w:kern w:val="2"/>
            <w:lang w:val="en-US"/>
            <w14:ligatures w14:val="standardContextual"/>
          </w:rPr>
          <w:tab/>
        </w:r>
        <w:r w:rsidR="00644A90" w:rsidRPr="00C1351B">
          <w:rPr>
            <w:rStyle w:val="Hyperlink"/>
            <w:noProof/>
          </w:rPr>
          <w:t>get.bv / get.bve / get.pheno / get.reliability / get.selectionindex / get.npheno</w:t>
        </w:r>
        <w:r w:rsidR="00644A90">
          <w:rPr>
            <w:noProof/>
            <w:webHidden/>
          </w:rPr>
          <w:tab/>
        </w:r>
        <w:r w:rsidR="00644A90">
          <w:rPr>
            <w:noProof/>
            <w:webHidden/>
          </w:rPr>
          <w:fldChar w:fldCharType="begin"/>
        </w:r>
        <w:r w:rsidR="00644A90">
          <w:rPr>
            <w:noProof/>
            <w:webHidden/>
          </w:rPr>
          <w:instrText xml:space="preserve"> PAGEREF _Toc169534524 \h </w:instrText>
        </w:r>
        <w:r w:rsidR="00644A90">
          <w:rPr>
            <w:noProof/>
            <w:webHidden/>
          </w:rPr>
        </w:r>
        <w:r w:rsidR="00644A90">
          <w:rPr>
            <w:noProof/>
            <w:webHidden/>
          </w:rPr>
          <w:fldChar w:fldCharType="separate"/>
        </w:r>
        <w:r w:rsidR="00C51DF7">
          <w:rPr>
            <w:noProof/>
            <w:webHidden/>
          </w:rPr>
          <w:t>57</w:t>
        </w:r>
        <w:r w:rsidR="00644A90">
          <w:rPr>
            <w:noProof/>
            <w:webHidden/>
          </w:rPr>
          <w:fldChar w:fldCharType="end"/>
        </w:r>
      </w:hyperlink>
    </w:p>
    <w:p w14:paraId="67B9CCD9" w14:textId="16E8F62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5" w:history="1">
        <w:r w:rsidR="00644A90" w:rsidRPr="00C1351B">
          <w:rPr>
            <w:rStyle w:val="Hyperlink"/>
            <w:noProof/>
          </w:rPr>
          <w:t>7.4</w:t>
        </w:r>
        <w:r w:rsidR="00644A90">
          <w:rPr>
            <w:rFonts w:eastAsiaTheme="minorEastAsia" w:cstheme="minorBidi"/>
            <w:b w:val="0"/>
            <w:bCs w:val="0"/>
            <w:noProof/>
            <w:kern w:val="2"/>
            <w:lang w:val="en-US"/>
            <w14:ligatures w14:val="standardContextual"/>
          </w:rPr>
          <w:tab/>
        </w:r>
        <w:r w:rsidR="00644A90" w:rsidRPr="00C1351B">
          <w:rPr>
            <w:rStyle w:val="Hyperlink"/>
            <w:noProof/>
          </w:rPr>
          <w:t>get.snapshot &amp; get.snapshot.single</w:t>
        </w:r>
        <w:r w:rsidR="00644A90">
          <w:rPr>
            <w:noProof/>
            <w:webHidden/>
          </w:rPr>
          <w:tab/>
        </w:r>
        <w:r w:rsidR="00644A90">
          <w:rPr>
            <w:noProof/>
            <w:webHidden/>
          </w:rPr>
          <w:fldChar w:fldCharType="begin"/>
        </w:r>
        <w:r w:rsidR="00644A90">
          <w:rPr>
            <w:noProof/>
            <w:webHidden/>
          </w:rPr>
          <w:instrText xml:space="preserve"> PAGEREF _Toc169534525 \h </w:instrText>
        </w:r>
        <w:r w:rsidR="00644A90">
          <w:rPr>
            <w:noProof/>
            <w:webHidden/>
          </w:rPr>
        </w:r>
        <w:r w:rsidR="00644A90">
          <w:rPr>
            <w:noProof/>
            <w:webHidden/>
          </w:rPr>
          <w:fldChar w:fldCharType="separate"/>
        </w:r>
        <w:r w:rsidR="00C51DF7">
          <w:rPr>
            <w:noProof/>
            <w:webHidden/>
          </w:rPr>
          <w:t>57</w:t>
        </w:r>
        <w:r w:rsidR="00644A90">
          <w:rPr>
            <w:noProof/>
            <w:webHidden/>
          </w:rPr>
          <w:fldChar w:fldCharType="end"/>
        </w:r>
      </w:hyperlink>
    </w:p>
    <w:p w14:paraId="5DF48BAE" w14:textId="1422372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6" w:history="1">
        <w:r w:rsidR="00644A90" w:rsidRPr="00C1351B">
          <w:rPr>
            <w:rStyle w:val="Hyperlink"/>
            <w:noProof/>
          </w:rPr>
          <w:t>7.5</w:t>
        </w:r>
        <w:r w:rsidR="00644A90">
          <w:rPr>
            <w:rFonts w:eastAsiaTheme="minorEastAsia" w:cstheme="minorBidi"/>
            <w:b w:val="0"/>
            <w:bCs w:val="0"/>
            <w:noProof/>
            <w:kern w:val="2"/>
            <w:lang w:val="en-US"/>
            <w14:ligatures w14:val="standardContextual"/>
          </w:rPr>
          <w:tab/>
        </w:r>
        <w:r w:rsidR="00644A90" w:rsidRPr="00C1351B">
          <w:rPr>
            <w:rStyle w:val="Hyperlink"/>
            <w:noProof/>
          </w:rPr>
          <w:t>get.qtl / get.qtl.effects / get.qtl.variance</w:t>
        </w:r>
        <w:r w:rsidR="00644A90">
          <w:rPr>
            <w:noProof/>
            <w:webHidden/>
          </w:rPr>
          <w:tab/>
        </w:r>
        <w:r w:rsidR="00644A90">
          <w:rPr>
            <w:noProof/>
            <w:webHidden/>
          </w:rPr>
          <w:fldChar w:fldCharType="begin"/>
        </w:r>
        <w:r w:rsidR="00644A90">
          <w:rPr>
            <w:noProof/>
            <w:webHidden/>
          </w:rPr>
          <w:instrText xml:space="preserve"> PAGEREF _Toc169534526 \h </w:instrText>
        </w:r>
        <w:r w:rsidR="00644A90">
          <w:rPr>
            <w:noProof/>
            <w:webHidden/>
          </w:rPr>
        </w:r>
        <w:r w:rsidR="00644A90">
          <w:rPr>
            <w:noProof/>
            <w:webHidden/>
          </w:rPr>
          <w:fldChar w:fldCharType="separate"/>
        </w:r>
        <w:r w:rsidR="00C51DF7">
          <w:rPr>
            <w:noProof/>
            <w:webHidden/>
          </w:rPr>
          <w:t>58</w:t>
        </w:r>
        <w:r w:rsidR="00644A90">
          <w:rPr>
            <w:noProof/>
            <w:webHidden/>
          </w:rPr>
          <w:fldChar w:fldCharType="end"/>
        </w:r>
      </w:hyperlink>
    </w:p>
    <w:p w14:paraId="099F6CCE" w14:textId="768AA678"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7" w:history="1">
        <w:r w:rsidR="00644A90" w:rsidRPr="00C1351B">
          <w:rPr>
            <w:rStyle w:val="Hyperlink"/>
            <w:noProof/>
          </w:rPr>
          <w:t>7.6</w:t>
        </w:r>
        <w:r w:rsidR="00644A90">
          <w:rPr>
            <w:rFonts w:eastAsiaTheme="minorEastAsia" w:cstheme="minorBidi"/>
            <w:b w:val="0"/>
            <w:bCs w:val="0"/>
            <w:noProof/>
            <w:kern w:val="2"/>
            <w:lang w:val="en-US"/>
            <w14:ligatures w14:val="standardContextual"/>
          </w:rPr>
          <w:tab/>
        </w:r>
        <w:r w:rsidR="00644A90" w:rsidRPr="00C1351B">
          <w:rPr>
            <w:rStyle w:val="Hyperlink"/>
            <w:noProof/>
          </w:rPr>
          <w:t>get.recombi</w:t>
        </w:r>
        <w:r w:rsidR="00644A90">
          <w:rPr>
            <w:noProof/>
            <w:webHidden/>
          </w:rPr>
          <w:tab/>
        </w:r>
        <w:r w:rsidR="00644A90">
          <w:rPr>
            <w:noProof/>
            <w:webHidden/>
          </w:rPr>
          <w:fldChar w:fldCharType="begin"/>
        </w:r>
        <w:r w:rsidR="00644A90">
          <w:rPr>
            <w:noProof/>
            <w:webHidden/>
          </w:rPr>
          <w:instrText xml:space="preserve"> PAGEREF _Toc169534527 \h </w:instrText>
        </w:r>
        <w:r w:rsidR="00644A90">
          <w:rPr>
            <w:noProof/>
            <w:webHidden/>
          </w:rPr>
        </w:r>
        <w:r w:rsidR="00644A90">
          <w:rPr>
            <w:noProof/>
            <w:webHidden/>
          </w:rPr>
          <w:fldChar w:fldCharType="separate"/>
        </w:r>
        <w:r w:rsidR="00C51DF7">
          <w:rPr>
            <w:noProof/>
            <w:webHidden/>
          </w:rPr>
          <w:t>59</w:t>
        </w:r>
        <w:r w:rsidR="00644A90">
          <w:rPr>
            <w:noProof/>
            <w:webHidden/>
          </w:rPr>
          <w:fldChar w:fldCharType="end"/>
        </w:r>
      </w:hyperlink>
    </w:p>
    <w:p w14:paraId="441DBF1A" w14:textId="55F101B0"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8" w:history="1">
        <w:r w:rsidR="00644A90" w:rsidRPr="00C1351B">
          <w:rPr>
            <w:rStyle w:val="Hyperlink"/>
            <w:noProof/>
          </w:rPr>
          <w:t>7.7</w:t>
        </w:r>
        <w:r w:rsidR="00644A90">
          <w:rPr>
            <w:rFonts w:eastAsiaTheme="minorEastAsia" w:cstheme="minorBidi"/>
            <w:b w:val="0"/>
            <w:bCs w:val="0"/>
            <w:noProof/>
            <w:kern w:val="2"/>
            <w:lang w:val="en-US"/>
            <w14:ligatures w14:val="standardContextual"/>
          </w:rPr>
          <w:tab/>
        </w:r>
        <w:r w:rsidR="00644A90" w:rsidRPr="00C1351B">
          <w:rPr>
            <w:rStyle w:val="Hyperlink"/>
            <w:noProof/>
          </w:rPr>
          <w:t>get.pedigree (1/2/3)</w:t>
        </w:r>
        <w:r w:rsidR="00644A90">
          <w:rPr>
            <w:noProof/>
            <w:webHidden/>
          </w:rPr>
          <w:tab/>
        </w:r>
        <w:r w:rsidR="00644A90">
          <w:rPr>
            <w:noProof/>
            <w:webHidden/>
          </w:rPr>
          <w:fldChar w:fldCharType="begin"/>
        </w:r>
        <w:r w:rsidR="00644A90">
          <w:rPr>
            <w:noProof/>
            <w:webHidden/>
          </w:rPr>
          <w:instrText xml:space="preserve"> PAGEREF _Toc169534528 \h </w:instrText>
        </w:r>
        <w:r w:rsidR="00644A90">
          <w:rPr>
            <w:noProof/>
            <w:webHidden/>
          </w:rPr>
        </w:r>
        <w:r w:rsidR="00644A90">
          <w:rPr>
            <w:noProof/>
            <w:webHidden/>
          </w:rPr>
          <w:fldChar w:fldCharType="separate"/>
        </w:r>
        <w:r w:rsidR="00C51DF7">
          <w:rPr>
            <w:noProof/>
            <w:webHidden/>
          </w:rPr>
          <w:t>59</w:t>
        </w:r>
        <w:r w:rsidR="00644A90">
          <w:rPr>
            <w:noProof/>
            <w:webHidden/>
          </w:rPr>
          <w:fldChar w:fldCharType="end"/>
        </w:r>
      </w:hyperlink>
    </w:p>
    <w:p w14:paraId="44391EFD" w14:textId="70A94F8B"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9" w:history="1">
        <w:r w:rsidR="00644A90" w:rsidRPr="00C1351B">
          <w:rPr>
            <w:rStyle w:val="Hyperlink"/>
            <w:noProof/>
          </w:rPr>
          <w:t>7.8</w:t>
        </w:r>
        <w:r w:rsidR="00644A90">
          <w:rPr>
            <w:rFonts w:eastAsiaTheme="minorEastAsia" w:cstheme="minorBidi"/>
            <w:b w:val="0"/>
            <w:bCs w:val="0"/>
            <w:noProof/>
            <w:kern w:val="2"/>
            <w:lang w:val="en-US"/>
            <w14:ligatures w14:val="standardContextual"/>
          </w:rPr>
          <w:tab/>
        </w:r>
        <w:r w:rsidR="00644A90" w:rsidRPr="00C1351B">
          <w:rPr>
            <w:rStyle w:val="Hyperlink"/>
            <w:noProof/>
          </w:rPr>
          <w:t>get.pedigree.visual</w:t>
        </w:r>
        <w:r w:rsidR="00644A90">
          <w:rPr>
            <w:noProof/>
            <w:webHidden/>
          </w:rPr>
          <w:tab/>
        </w:r>
        <w:r w:rsidR="00644A90">
          <w:rPr>
            <w:noProof/>
            <w:webHidden/>
          </w:rPr>
          <w:fldChar w:fldCharType="begin"/>
        </w:r>
        <w:r w:rsidR="00644A90">
          <w:rPr>
            <w:noProof/>
            <w:webHidden/>
          </w:rPr>
          <w:instrText xml:space="preserve"> PAGEREF _Toc169534529 \h </w:instrText>
        </w:r>
        <w:r w:rsidR="00644A90">
          <w:rPr>
            <w:noProof/>
            <w:webHidden/>
          </w:rPr>
        </w:r>
        <w:r w:rsidR="00644A90">
          <w:rPr>
            <w:noProof/>
            <w:webHidden/>
          </w:rPr>
          <w:fldChar w:fldCharType="separate"/>
        </w:r>
        <w:r w:rsidR="00C51DF7">
          <w:rPr>
            <w:noProof/>
            <w:webHidden/>
          </w:rPr>
          <w:t>60</w:t>
        </w:r>
        <w:r w:rsidR="00644A90">
          <w:rPr>
            <w:noProof/>
            <w:webHidden/>
          </w:rPr>
          <w:fldChar w:fldCharType="end"/>
        </w:r>
      </w:hyperlink>
    </w:p>
    <w:p w14:paraId="5E66A1E1" w14:textId="5CF5C032"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0" w:history="1">
        <w:r w:rsidR="00644A90" w:rsidRPr="00C1351B">
          <w:rPr>
            <w:rStyle w:val="Hyperlink"/>
            <w:noProof/>
          </w:rPr>
          <w:t>7.9</w:t>
        </w:r>
        <w:r w:rsidR="00644A90">
          <w:rPr>
            <w:rFonts w:eastAsiaTheme="minorEastAsia" w:cstheme="minorBidi"/>
            <w:b w:val="0"/>
            <w:bCs w:val="0"/>
            <w:noProof/>
            <w:kern w:val="2"/>
            <w:lang w:val="en-US"/>
            <w14:ligatures w14:val="standardContextual"/>
          </w:rPr>
          <w:tab/>
        </w:r>
        <w:r w:rsidR="00644A90" w:rsidRPr="00C1351B">
          <w:rPr>
            <w:rStyle w:val="Hyperlink"/>
            <w:noProof/>
          </w:rPr>
          <w:t>get.cohorts</w:t>
        </w:r>
        <w:r w:rsidR="00644A90">
          <w:rPr>
            <w:noProof/>
            <w:webHidden/>
          </w:rPr>
          <w:tab/>
        </w:r>
        <w:r w:rsidR="00644A90">
          <w:rPr>
            <w:noProof/>
            <w:webHidden/>
          </w:rPr>
          <w:fldChar w:fldCharType="begin"/>
        </w:r>
        <w:r w:rsidR="00644A90">
          <w:rPr>
            <w:noProof/>
            <w:webHidden/>
          </w:rPr>
          <w:instrText xml:space="preserve"> PAGEREF _Toc169534530 \h </w:instrText>
        </w:r>
        <w:r w:rsidR="00644A90">
          <w:rPr>
            <w:noProof/>
            <w:webHidden/>
          </w:rPr>
        </w:r>
        <w:r w:rsidR="00644A90">
          <w:rPr>
            <w:noProof/>
            <w:webHidden/>
          </w:rPr>
          <w:fldChar w:fldCharType="separate"/>
        </w:r>
        <w:r w:rsidR="00C51DF7">
          <w:rPr>
            <w:noProof/>
            <w:webHidden/>
          </w:rPr>
          <w:t>61</w:t>
        </w:r>
        <w:r w:rsidR="00644A90">
          <w:rPr>
            <w:noProof/>
            <w:webHidden/>
          </w:rPr>
          <w:fldChar w:fldCharType="end"/>
        </w:r>
      </w:hyperlink>
    </w:p>
    <w:p w14:paraId="225D2A01" w14:textId="23C43E10"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1" w:history="1">
        <w:r w:rsidR="00644A90" w:rsidRPr="00C1351B">
          <w:rPr>
            <w:rStyle w:val="Hyperlink"/>
            <w:noProof/>
          </w:rPr>
          <w:t>7.10</w:t>
        </w:r>
        <w:r w:rsidR="00644A90">
          <w:rPr>
            <w:rFonts w:eastAsiaTheme="minorEastAsia" w:cstheme="minorBidi"/>
            <w:b w:val="0"/>
            <w:bCs w:val="0"/>
            <w:noProof/>
            <w:kern w:val="2"/>
            <w:lang w:val="en-US"/>
            <w14:ligatures w14:val="standardContextual"/>
          </w:rPr>
          <w:tab/>
        </w:r>
        <w:r w:rsidR="00644A90" w:rsidRPr="00C1351B">
          <w:rPr>
            <w:rStyle w:val="Hyperlink"/>
            <w:noProof/>
          </w:rPr>
          <w:t>get.id</w:t>
        </w:r>
        <w:r w:rsidR="00644A90">
          <w:rPr>
            <w:noProof/>
            <w:webHidden/>
          </w:rPr>
          <w:tab/>
        </w:r>
        <w:r w:rsidR="00644A90">
          <w:rPr>
            <w:noProof/>
            <w:webHidden/>
          </w:rPr>
          <w:fldChar w:fldCharType="begin"/>
        </w:r>
        <w:r w:rsidR="00644A90">
          <w:rPr>
            <w:noProof/>
            <w:webHidden/>
          </w:rPr>
          <w:instrText xml:space="preserve"> PAGEREF _Toc169534531 \h </w:instrText>
        </w:r>
        <w:r w:rsidR="00644A90">
          <w:rPr>
            <w:noProof/>
            <w:webHidden/>
          </w:rPr>
        </w:r>
        <w:r w:rsidR="00644A90">
          <w:rPr>
            <w:noProof/>
            <w:webHidden/>
          </w:rPr>
          <w:fldChar w:fldCharType="separate"/>
        </w:r>
        <w:r w:rsidR="00C51DF7">
          <w:rPr>
            <w:noProof/>
            <w:webHidden/>
          </w:rPr>
          <w:t>61</w:t>
        </w:r>
        <w:r w:rsidR="00644A90">
          <w:rPr>
            <w:noProof/>
            <w:webHidden/>
          </w:rPr>
          <w:fldChar w:fldCharType="end"/>
        </w:r>
      </w:hyperlink>
    </w:p>
    <w:p w14:paraId="6B21261A" w14:textId="667807C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2" w:history="1">
        <w:r w:rsidR="00644A90" w:rsidRPr="00C1351B">
          <w:rPr>
            <w:rStyle w:val="Hyperlink"/>
            <w:noProof/>
          </w:rPr>
          <w:t>7.11</w:t>
        </w:r>
        <w:r w:rsidR="00644A90">
          <w:rPr>
            <w:rFonts w:eastAsiaTheme="minorEastAsia" w:cstheme="minorBidi"/>
            <w:b w:val="0"/>
            <w:bCs w:val="0"/>
            <w:noProof/>
            <w:kern w:val="2"/>
            <w:lang w:val="en-US"/>
            <w14:ligatures w14:val="standardContextual"/>
          </w:rPr>
          <w:tab/>
        </w:r>
        <w:r w:rsidR="00644A90" w:rsidRPr="00C1351B">
          <w:rPr>
            <w:rStyle w:val="Hyperlink"/>
            <w:noProof/>
          </w:rPr>
          <w:t>get.class</w:t>
        </w:r>
        <w:r w:rsidR="00644A90">
          <w:rPr>
            <w:noProof/>
            <w:webHidden/>
          </w:rPr>
          <w:tab/>
        </w:r>
        <w:r w:rsidR="00644A90">
          <w:rPr>
            <w:noProof/>
            <w:webHidden/>
          </w:rPr>
          <w:fldChar w:fldCharType="begin"/>
        </w:r>
        <w:r w:rsidR="00644A90">
          <w:rPr>
            <w:noProof/>
            <w:webHidden/>
          </w:rPr>
          <w:instrText xml:space="preserve"> PAGEREF _Toc169534532 \h </w:instrText>
        </w:r>
        <w:r w:rsidR="00644A90">
          <w:rPr>
            <w:noProof/>
            <w:webHidden/>
          </w:rPr>
        </w:r>
        <w:r w:rsidR="00644A90">
          <w:rPr>
            <w:noProof/>
            <w:webHidden/>
          </w:rPr>
          <w:fldChar w:fldCharType="separate"/>
        </w:r>
        <w:r w:rsidR="00C51DF7">
          <w:rPr>
            <w:noProof/>
            <w:webHidden/>
          </w:rPr>
          <w:t>61</w:t>
        </w:r>
        <w:r w:rsidR="00644A90">
          <w:rPr>
            <w:noProof/>
            <w:webHidden/>
          </w:rPr>
          <w:fldChar w:fldCharType="end"/>
        </w:r>
      </w:hyperlink>
    </w:p>
    <w:p w14:paraId="71BFA70F" w14:textId="41063DE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3" w:history="1">
        <w:r w:rsidR="00644A90" w:rsidRPr="00C1351B">
          <w:rPr>
            <w:rStyle w:val="Hyperlink"/>
            <w:noProof/>
          </w:rPr>
          <w:t>7.12</w:t>
        </w:r>
        <w:r w:rsidR="00644A90">
          <w:rPr>
            <w:rFonts w:eastAsiaTheme="minorEastAsia" w:cstheme="minorBidi"/>
            <w:b w:val="0"/>
            <w:bCs w:val="0"/>
            <w:noProof/>
            <w:kern w:val="2"/>
            <w:lang w:val="en-US"/>
            <w14:ligatures w14:val="standardContextual"/>
          </w:rPr>
          <w:tab/>
        </w:r>
        <w:r w:rsidR="00644A90" w:rsidRPr="00C1351B">
          <w:rPr>
            <w:rStyle w:val="Hyperlink"/>
            <w:noProof/>
          </w:rPr>
          <w:t>get.pool</w:t>
        </w:r>
        <w:r w:rsidR="00644A90">
          <w:rPr>
            <w:noProof/>
            <w:webHidden/>
          </w:rPr>
          <w:tab/>
        </w:r>
        <w:r w:rsidR="00644A90">
          <w:rPr>
            <w:noProof/>
            <w:webHidden/>
          </w:rPr>
          <w:fldChar w:fldCharType="begin"/>
        </w:r>
        <w:r w:rsidR="00644A90">
          <w:rPr>
            <w:noProof/>
            <w:webHidden/>
          </w:rPr>
          <w:instrText xml:space="preserve"> PAGEREF _Toc169534533 \h </w:instrText>
        </w:r>
        <w:r w:rsidR="00644A90">
          <w:rPr>
            <w:noProof/>
            <w:webHidden/>
          </w:rPr>
        </w:r>
        <w:r w:rsidR="00644A90">
          <w:rPr>
            <w:noProof/>
            <w:webHidden/>
          </w:rPr>
          <w:fldChar w:fldCharType="separate"/>
        </w:r>
        <w:r w:rsidR="00C51DF7">
          <w:rPr>
            <w:noProof/>
            <w:webHidden/>
          </w:rPr>
          <w:t>62</w:t>
        </w:r>
        <w:r w:rsidR="00644A90">
          <w:rPr>
            <w:noProof/>
            <w:webHidden/>
          </w:rPr>
          <w:fldChar w:fldCharType="end"/>
        </w:r>
      </w:hyperlink>
    </w:p>
    <w:p w14:paraId="6078CEC7" w14:textId="555458C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4" w:history="1">
        <w:r w:rsidR="00644A90" w:rsidRPr="00C1351B">
          <w:rPr>
            <w:rStyle w:val="Hyperlink"/>
            <w:noProof/>
          </w:rPr>
          <w:t>7.13</w:t>
        </w:r>
        <w:r w:rsidR="00644A90">
          <w:rPr>
            <w:rFonts w:eastAsiaTheme="minorEastAsia" w:cstheme="minorBidi"/>
            <w:b w:val="0"/>
            <w:bCs w:val="0"/>
            <w:noProof/>
            <w:kern w:val="2"/>
            <w:lang w:val="en-US"/>
            <w14:ligatures w14:val="standardContextual"/>
          </w:rPr>
          <w:tab/>
        </w:r>
        <w:r w:rsidR="00644A90" w:rsidRPr="00C1351B">
          <w:rPr>
            <w:rStyle w:val="Hyperlink"/>
            <w:noProof/>
          </w:rPr>
          <w:t>get.allele.freq / get.maf</w:t>
        </w:r>
        <w:r w:rsidR="00644A90">
          <w:rPr>
            <w:noProof/>
            <w:webHidden/>
          </w:rPr>
          <w:tab/>
        </w:r>
        <w:r w:rsidR="00644A90">
          <w:rPr>
            <w:noProof/>
            <w:webHidden/>
          </w:rPr>
          <w:fldChar w:fldCharType="begin"/>
        </w:r>
        <w:r w:rsidR="00644A90">
          <w:rPr>
            <w:noProof/>
            <w:webHidden/>
          </w:rPr>
          <w:instrText xml:space="preserve"> PAGEREF _Toc169534534 \h </w:instrText>
        </w:r>
        <w:r w:rsidR="00644A90">
          <w:rPr>
            <w:noProof/>
            <w:webHidden/>
          </w:rPr>
        </w:r>
        <w:r w:rsidR="00644A90">
          <w:rPr>
            <w:noProof/>
            <w:webHidden/>
          </w:rPr>
          <w:fldChar w:fldCharType="separate"/>
        </w:r>
        <w:r w:rsidR="00C51DF7">
          <w:rPr>
            <w:noProof/>
            <w:webHidden/>
          </w:rPr>
          <w:t>62</w:t>
        </w:r>
        <w:r w:rsidR="00644A90">
          <w:rPr>
            <w:noProof/>
            <w:webHidden/>
          </w:rPr>
          <w:fldChar w:fldCharType="end"/>
        </w:r>
      </w:hyperlink>
    </w:p>
    <w:p w14:paraId="15A18A87" w14:textId="5B7CAB3F"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5" w:history="1">
        <w:r w:rsidR="00644A90" w:rsidRPr="00C1351B">
          <w:rPr>
            <w:rStyle w:val="Hyperlink"/>
            <w:noProof/>
          </w:rPr>
          <w:t>7.14</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w:t>
        </w:r>
        <w:r w:rsidR="00644A90">
          <w:rPr>
            <w:noProof/>
            <w:webHidden/>
          </w:rPr>
          <w:tab/>
        </w:r>
        <w:r w:rsidR="00644A90">
          <w:rPr>
            <w:noProof/>
            <w:webHidden/>
          </w:rPr>
          <w:fldChar w:fldCharType="begin"/>
        </w:r>
        <w:r w:rsidR="00644A90">
          <w:rPr>
            <w:noProof/>
            <w:webHidden/>
          </w:rPr>
          <w:instrText xml:space="preserve"> PAGEREF _Toc169534535 \h </w:instrText>
        </w:r>
        <w:r w:rsidR="00644A90">
          <w:rPr>
            <w:noProof/>
            <w:webHidden/>
          </w:rPr>
        </w:r>
        <w:r w:rsidR="00644A90">
          <w:rPr>
            <w:noProof/>
            <w:webHidden/>
          </w:rPr>
          <w:fldChar w:fldCharType="separate"/>
        </w:r>
        <w:r w:rsidR="00C51DF7">
          <w:rPr>
            <w:noProof/>
            <w:webHidden/>
          </w:rPr>
          <w:t>62</w:t>
        </w:r>
        <w:r w:rsidR="00644A90">
          <w:rPr>
            <w:noProof/>
            <w:webHidden/>
          </w:rPr>
          <w:fldChar w:fldCharType="end"/>
        </w:r>
      </w:hyperlink>
    </w:p>
    <w:p w14:paraId="714C1589" w14:textId="356D3599"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6" w:history="1">
        <w:r w:rsidR="00644A90" w:rsidRPr="00C1351B">
          <w:rPr>
            <w:rStyle w:val="Hyperlink"/>
            <w:noProof/>
          </w:rPr>
          <w:t>7.15</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get.genotyped.snp</w:t>
        </w:r>
        <w:r w:rsidR="00644A90">
          <w:rPr>
            <w:noProof/>
            <w:webHidden/>
          </w:rPr>
          <w:tab/>
        </w:r>
        <w:r w:rsidR="00644A90">
          <w:rPr>
            <w:noProof/>
            <w:webHidden/>
          </w:rPr>
          <w:fldChar w:fldCharType="begin"/>
        </w:r>
        <w:r w:rsidR="00644A90">
          <w:rPr>
            <w:noProof/>
            <w:webHidden/>
          </w:rPr>
          <w:instrText xml:space="preserve"> PAGEREF _Toc169534536 \h </w:instrText>
        </w:r>
        <w:r w:rsidR="00644A90">
          <w:rPr>
            <w:noProof/>
            <w:webHidden/>
          </w:rPr>
        </w:r>
        <w:r w:rsidR="00644A90">
          <w:rPr>
            <w:noProof/>
            <w:webHidden/>
          </w:rPr>
          <w:fldChar w:fldCharType="separate"/>
        </w:r>
        <w:r w:rsidR="00C51DF7">
          <w:rPr>
            <w:noProof/>
            <w:webHidden/>
          </w:rPr>
          <w:t>62</w:t>
        </w:r>
        <w:r w:rsidR="00644A90">
          <w:rPr>
            <w:noProof/>
            <w:webHidden/>
          </w:rPr>
          <w:fldChar w:fldCharType="end"/>
        </w:r>
      </w:hyperlink>
    </w:p>
    <w:p w14:paraId="0EE32754" w14:textId="615E2D3F"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7" w:history="1">
        <w:r w:rsidR="00644A90" w:rsidRPr="00C1351B">
          <w:rPr>
            <w:rStyle w:val="Hyperlink"/>
            <w:noProof/>
          </w:rPr>
          <w:t>7.16</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_Toc169534537 \h </w:instrText>
        </w:r>
        <w:r w:rsidR="00644A90">
          <w:rPr>
            <w:noProof/>
            <w:webHidden/>
          </w:rPr>
        </w:r>
        <w:r w:rsidR="00644A90">
          <w:rPr>
            <w:noProof/>
            <w:webHidden/>
          </w:rPr>
          <w:fldChar w:fldCharType="separate"/>
        </w:r>
        <w:r w:rsidR="00C51DF7">
          <w:rPr>
            <w:noProof/>
            <w:webHidden/>
          </w:rPr>
          <w:t>63</w:t>
        </w:r>
        <w:r w:rsidR="00644A90">
          <w:rPr>
            <w:noProof/>
            <w:webHidden/>
          </w:rPr>
          <w:fldChar w:fldCharType="end"/>
        </w:r>
      </w:hyperlink>
    </w:p>
    <w:p w14:paraId="3B686D0D" w14:textId="4F67BCBB"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8" w:history="1">
        <w:r w:rsidR="00644A90" w:rsidRPr="00C1351B">
          <w:rPr>
            <w:rStyle w:val="Hyperlink"/>
            <w:noProof/>
          </w:rPr>
          <w:t>7.17</w:t>
        </w:r>
        <w:r w:rsidR="00644A90">
          <w:rPr>
            <w:rFonts w:eastAsiaTheme="minorEastAsia" w:cstheme="minorBidi"/>
            <w:b w:val="0"/>
            <w:bCs w:val="0"/>
            <w:noProof/>
            <w:kern w:val="2"/>
            <w:lang w:val="en-US"/>
            <w14:ligatures w14:val="standardContextual"/>
          </w:rPr>
          <w:tab/>
        </w:r>
        <w:r w:rsidR="00644A90" w:rsidRPr="00C1351B">
          <w:rPr>
            <w:rStyle w:val="Hyperlink"/>
            <w:noProof/>
          </w:rPr>
          <w:t>get.creating.type</w:t>
        </w:r>
        <w:r w:rsidR="00644A90">
          <w:rPr>
            <w:noProof/>
            <w:webHidden/>
          </w:rPr>
          <w:tab/>
        </w:r>
        <w:r w:rsidR="00644A90">
          <w:rPr>
            <w:noProof/>
            <w:webHidden/>
          </w:rPr>
          <w:fldChar w:fldCharType="begin"/>
        </w:r>
        <w:r w:rsidR="00644A90">
          <w:rPr>
            <w:noProof/>
            <w:webHidden/>
          </w:rPr>
          <w:instrText xml:space="preserve"> PAGEREF _Toc169534538 \h </w:instrText>
        </w:r>
        <w:r w:rsidR="00644A90">
          <w:rPr>
            <w:noProof/>
            <w:webHidden/>
          </w:rPr>
        </w:r>
        <w:r w:rsidR="00644A90">
          <w:rPr>
            <w:noProof/>
            <w:webHidden/>
          </w:rPr>
          <w:fldChar w:fldCharType="separate"/>
        </w:r>
        <w:r w:rsidR="00C51DF7">
          <w:rPr>
            <w:noProof/>
            <w:webHidden/>
          </w:rPr>
          <w:t>63</w:t>
        </w:r>
        <w:r w:rsidR="00644A90">
          <w:rPr>
            <w:noProof/>
            <w:webHidden/>
          </w:rPr>
          <w:fldChar w:fldCharType="end"/>
        </w:r>
      </w:hyperlink>
    </w:p>
    <w:p w14:paraId="302C53A8" w14:textId="3ED48026"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9" w:history="1">
        <w:r w:rsidR="00644A90" w:rsidRPr="00C1351B">
          <w:rPr>
            <w:rStyle w:val="Hyperlink"/>
            <w:noProof/>
            <w:lang w:val="nl-NL"/>
          </w:rPr>
          <w:t>7.18</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get.culling.time / get.culling.type</w:t>
        </w:r>
        <w:r w:rsidR="00644A90">
          <w:rPr>
            <w:noProof/>
            <w:webHidden/>
          </w:rPr>
          <w:tab/>
        </w:r>
        <w:r w:rsidR="00644A90">
          <w:rPr>
            <w:noProof/>
            <w:webHidden/>
          </w:rPr>
          <w:fldChar w:fldCharType="begin"/>
        </w:r>
        <w:r w:rsidR="00644A90">
          <w:rPr>
            <w:noProof/>
            <w:webHidden/>
          </w:rPr>
          <w:instrText xml:space="preserve"> PAGEREF _Toc169534539 \h </w:instrText>
        </w:r>
        <w:r w:rsidR="00644A90">
          <w:rPr>
            <w:noProof/>
            <w:webHidden/>
          </w:rPr>
        </w:r>
        <w:r w:rsidR="00644A90">
          <w:rPr>
            <w:noProof/>
            <w:webHidden/>
          </w:rPr>
          <w:fldChar w:fldCharType="separate"/>
        </w:r>
        <w:r w:rsidR="00C51DF7">
          <w:rPr>
            <w:noProof/>
            <w:webHidden/>
          </w:rPr>
          <w:t>63</w:t>
        </w:r>
        <w:r w:rsidR="00644A90">
          <w:rPr>
            <w:noProof/>
            <w:webHidden/>
          </w:rPr>
          <w:fldChar w:fldCharType="end"/>
        </w:r>
      </w:hyperlink>
    </w:p>
    <w:p w14:paraId="2F9215E5" w14:textId="6AE7B31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0" w:history="1">
        <w:r w:rsidR="00644A90" w:rsidRPr="00C1351B">
          <w:rPr>
            <w:rStyle w:val="Hyperlink"/>
            <w:noProof/>
          </w:rPr>
          <w:t>7.19</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_Toc169534540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125EBF12" w14:textId="52DF62C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1" w:history="1">
        <w:r w:rsidR="00644A90" w:rsidRPr="00C1351B">
          <w:rPr>
            <w:rStyle w:val="Hyperlink"/>
            <w:noProof/>
          </w:rPr>
          <w:t>7.20</w:t>
        </w:r>
        <w:r w:rsidR="00644A90">
          <w:rPr>
            <w:rFonts w:eastAsiaTheme="minorEastAsia" w:cstheme="minorBidi"/>
            <w:b w:val="0"/>
            <w:bCs w:val="0"/>
            <w:noProof/>
            <w:kern w:val="2"/>
            <w:lang w:val="en-US"/>
            <w14:ligatures w14:val="standardContextual"/>
          </w:rPr>
          <w:tab/>
        </w:r>
        <w:r w:rsidR="00644A90" w:rsidRPr="00C1351B">
          <w:rPr>
            <w:rStyle w:val="Hyperlink"/>
            <w:noProof/>
          </w:rPr>
          <w:t>get.pheno.time</w:t>
        </w:r>
        <w:r w:rsidR="00644A90">
          <w:rPr>
            <w:noProof/>
            <w:webHidden/>
          </w:rPr>
          <w:tab/>
        </w:r>
        <w:r w:rsidR="00644A90">
          <w:rPr>
            <w:noProof/>
            <w:webHidden/>
          </w:rPr>
          <w:fldChar w:fldCharType="begin"/>
        </w:r>
        <w:r w:rsidR="00644A90">
          <w:rPr>
            <w:noProof/>
            <w:webHidden/>
          </w:rPr>
          <w:instrText xml:space="preserve"> PAGEREF _Toc169534541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57D4D6F3" w14:textId="0CF4E3A0"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2" w:history="1">
        <w:r w:rsidR="00644A90" w:rsidRPr="00C1351B">
          <w:rPr>
            <w:rStyle w:val="Hyperlink"/>
            <w:noProof/>
          </w:rPr>
          <w:t>7.21</w:t>
        </w:r>
        <w:r w:rsidR="00644A90">
          <w:rPr>
            <w:rFonts w:eastAsiaTheme="minorEastAsia" w:cstheme="minorBidi"/>
            <w:b w:val="0"/>
            <w:bCs w:val="0"/>
            <w:noProof/>
            <w:kern w:val="2"/>
            <w:lang w:val="en-US"/>
            <w14:ligatures w14:val="standardContextual"/>
          </w:rPr>
          <w:tab/>
        </w:r>
        <w:r w:rsidR="00644A90" w:rsidRPr="00C1351B">
          <w:rPr>
            <w:rStyle w:val="Hyperlink"/>
            <w:noProof/>
          </w:rPr>
          <w:t>get.geno.time</w:t>
        </w:r>
        <w:r w:rsidR="00644A90">
          <w:rPr>
            <w:noProof/>
            <w:webHidden/>
          </w:rPr>
          <w:tab/>
        </w:r>
        <w:r w:rsidR="00644A90">
          <w:rPr>
            <w:noProof/>
            <w:webHidden/>
          </w:rPr>
          <w:fldChar w:fldCharType="begin"/>
        </w:r>
        <w:r w:rsidR="00644A90">
          <w:rPr>
            <w:noProof/>
            <w:webHidden/>
          </w:rPr>
          <w:instrText xml:space="preserve"> PAGEREF _Toc169534542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1B471813" w14:textId="3E77D45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3" w:history="1">
        <w:r w:rsidR="00644A90" w:rsidRPr="00C1351B">
          <w:rPr>
            <w:rStyle w:val="Hyperlink"/>
            <w:noProof/>
          </w:rPr>
          <w:t>7.22</w:t>
        </w:r>
        <w:r w:rsidR="00644A90">
          <w:rPr>
            <w:rFonts w:eastAsiaTheme="minorEastAsia" w:cstheme="minorBidi"/>
            <w:b w:val="0"/>
            <w:bCs w:val="0"/>
            <w:noProof/>
            <w:kern w:val="2"/>
            <w:lang w:val="en-US"/>
            <w14:ligatures w14:val="standardContextual"/>
          </w:rPr>
          <w:tab/>
        </w:r>
        <w:r w:rsidR="00644A90" w:rsidRPr="00C1351B">
          <w:rPr>
            <w:rStyle w:val="Hyperlink"/>
            <w:noProof/>
          </w:rPr>
          <w:t>get.age.point</w:t>
        </w:r>
        <w:r w:rsidR="00644A90">
          <w:rPr>
            <w:noProof/>
            <w:webHidden/>
          </w:rPr>
          <w:tab/>
        </w:r>
        <w:r w:rsidR="00644A90">
          <w:rPr>
            <w:noProof/>
            <w:webHidden/>
          </w:rPr>
          <w:fldChar w:fldCharType="begin"/>
        </w:r>
        <w:r w:rsidR="00644A90">
          <w:rPr>
            <w:noProof/>
            <w:webHidden/>
          </w:rPr>
          <w:instrText xml:space="preserve"> PAGEREF _Toc169534543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117344AE" w14:textId="55EE1AE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4" w:history="1">
        <w:r w:rsidR="00644A90" w:rsidRPr="00C1351B">
          <w:rPr>
            <w:rStyle w:val="Hyperlink"/>
            <w:noProof/>
          </w:rPr>
          <w:t>7.23</w:t>
        </w:r>
        <w:r w:rsidR="00644A90">
          <w:rPr>
            <w:rFonts w:eastAsiaTheme="minorEastAsia" w:cstheme="minorBidi"/>
            <w:b w:val="0"/>
            <w:bCs w:val="0"/>
            <w:noProof/>
            <w:kern w:val="2"/>
            <w:lang w:val="en-US"/>
            <w14:ligatures w14:val="standardContextual"/>
          </w:rPr>
          <w:tab/>
        </w:r>
        <w:r w:rsidR="00644A90" w:rsidRPr="00C1351B">
          <w:rPr>
            <w:rStyle w:val="Hyperlink"/>
            <w:noProof/>
          </w:rPr>
          <w:t>get.individual.loc</w:t>
        </w:r>
        <w:r w:rsidR="00644A90">
          <w:rPr>
            <w:noProof/>
            <w:webHidden/>
          </w:rPr>
          <w:tab/>
        </w:r>
        <w:r w:rsidR="00644A90">
          <w:rPr>
            <w:noProof/>
            <w:webHidden/>
          </w:rPr>
          <w:fldChar w:fldCharType="begin"/>
        </w:r>
        <w:r w:rsidR="00644A90">
          <w:rPr>
            <w:noProof/>
            <w:webHidden/>
          </w:rPr>
          <w:instrText xml:space="preserve"> PAGEREF _Toc169534544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0E1E8E65" w14:textId="4A34A6B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5" w:history="1">
        <w:r w:rsidR="00644A90" w:rsidRPr="00C1351B">
          <w:rPr>
            <w:rStyle w:val="Hyperlink"/>
            <w:noProof/>
          </w:rPr>
          <w:t>7.24</w:t>
        </w:r>
        <w:r w:rsidR="00644A90">
          <w:rPr>
            <w:rFonts w:eastAsiaTheme="minorEastAsia" w:cstheme="minorBidi"/>
            <w:b w:val="0"/>
            <w:bCs w:val="0"/>
            <w:noProof/>
            <w:kern w:val="2"/>
            <w:lang w:val="en-US"/>
            <w14:ligatures w14:val="standardContextual"/>
          </w:rPr>
          <w:tab/>
        </w:r>
        <w:r w:rsidR="00644A90" w:rsidRPr="00C1351B">
          <w:rPr>
            <w:rStyle w:val="Hyperlink"/>
            <w:noProof/>
          </w:rPr>
          <w:t>get.pheno.off</w:t>
        </w:r>
        <w:r w:rsidR="00644A90">
          <w:rPr>
            <w:noProof/>
            <w:webHidden/>
          </w:rPr>
          <w:tab/>
        </w:r>
        <w:r w:rsidR="00644A90">
          <w:rPr>
            <w:noProof/>
            <w:webHidden/>
          </w:rPr>
          <w:fldChar w:fldCharType="begin"/>
        </w:r>
        <w:r w:rsidR="00644A90">
          <w:rPr>
            <w:noProof/>
            <w:webHidden/>
          </w:rPr>
          <w:instrText xml:space="preserve"> PAGEREF _Toc169534545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45498199" w14:textId="129265E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6" w:history="1">
        <w:r w:rsidR="00644A90" w:rsidRPr="00C1351B">
          <w:rPr>
            <w:rStyle w:val="Hyperlink"/>
            <w:noProof/>
          </w:rPr>
          <w:t>7.25</w:t>
        </w:r>
        <w:r w:rsidR="00644A90">
          <w:rPr>
            <w:rFonts w:eastAsiaTheme="minorEastAsia" w:cstheme="minorBidi"/>
            <w:b w:val="0"/>
            <w:bCs w:val="0"/>
            <w:noProof/>
            <w:kern w:val="2"/>
            <w:lang w:val="en-US"/>
            <w14:ligatures w14:val="standardContextual"/>
          </w:rPr>
          <w:tab/>
        </w:r>
        <w:r w:rsidR="00644A90" w:rsidRPr="00C1351B">
          <w:rPr>
            <w:rStyle w:val="Hyperlink"/>
            <w:noProof/>
          </w:rPr>
          <w:t>get.pheno.off.count</w:t>
        </w:r>
        <w:r w:rsidR="00644A90">
          <w:rPr>
            <w:noProof/>
            <w:webHidden/>
          </w:rPr>
          <w:tab/>
        </w:r>
        <w:r w:rsidR="00644A90">
          <w:rPr>
            <w:noProof/>
            <w:webHidden/>
          </w:rPr>
          <w:fldChar w:fldCharType="begin"/>
        </w:r>
        <w:r w:rsidR="00644A90">
          <w:rPr>
            <w:noProof/>
            <w:webHidden/>
          </w:rPr>
          <w:instrText xml:space="preserve"> PAGEREF _Toc169534546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2FFD9A4F" w14:textId="7356635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7" w:history="1">
        <w:r w:rsidR="00644A90" w:rsidRPr="00C1351B">
          <w:rPr>
            <w:rStyle w:val="Hyperlink"/>
            <w:noProof/>
            <w:lang w:val="nl-NL"/>
          </w:rPr>
          <w:t>7.26</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get.pen &amp; get.pen.effect</w:t>
        </w:r>
        <w:r w:rsidR="00644A90">
          <w:rPr>
            <w:noProof/>
            <w:webHidden/>
          </w:rPr>
          <w:tab/>
        </w:r>
        <w:r w:rsidR="00644A90">
          <w:rPr>
            <w:noProof/>
            <w:webHidden/>
          </w:rPr>
          <w:fldChar w:fldCharType="begin"/>
        </w:r>
        <w:r w:rsidR="00644A90">
          <w:rPr>
            <w:noProof/>
            <w:webHidden/>
          </w:rPr>
          <w:instrText xml:space="preserve"> PAGEREF _Toc169534547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2F15865E" w14:textId="201F31C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8" w:history="1">
        <w:r w:rsidR="00644A90" w:rsidRPr="00C1351B">
          <w:rPr>
            <w:rStyle w:val="Hyperlink"/>
            <w:noProof/>
          </w:rPr>
          <w:t>7.27</w:t>
        </w:r>
        <w:r w:rsidR="00644A90">
          <w:rPr>
            <w:rFonts w:eastAsiaTheme="minorEastAsia" w:cstheme="minorBidi"/>
            <w:b w:val="0"/>
            <w:bCs w:val="0"/>
            <w:noProof/>
            <w:kern w:val="2"/>
            <w:lang w:val="en-US"/>
            <w14:ligatures w14:val="standardContextual"/>
          </w:rPr>
          <w:tab/>
        </w:r>
        <w:r w:rsidR="00644A90" w:rsidRPr="00C1351B">
          <w:rPr>
            <w:rStyle w:val="Hyperlink"/>
            <w:noProof/>
          </w:rPr>
          <w:t>get.litter &amp;get.litter.effect</w:t>
        </w:r>
        <w:r w:rsidR="00644A90">
          <w:rPr>
            <w:noProof/>
            <w:webHidden/>
          </w:rPr>
          <w:tab/>
        </w:r>
        <w:r w:rsidR="00644A90">
          <w:rPr>
            <w:noProof/>
            <w:webHidden/>
          </w:rPr>
          <w:fldChar w:fldCharType="begin"/>
        </w:r>
        <w:r w:rsidR="00644A90">
          <w:rPr>
            <w:noProof/>
            <w:webHidden/>
          </w:rPr>
          <w:instrText xml:space="preserve"> PAGEREF _Toc169534548 \h </w:instrText>
        </w:r>
        <w:r w:rsidR="00644A90">
          <w:rPr>
            <w:noProof/>
            <w:webHidden/>
          </w:rPr>
        </w:r>
        <w:r w:rsidR="00644A90">
          <w:rPr>
            <w:noProof/>
            <w:webHidden/>
          </w:rPr>
          <w:fldChar w:fldCharType="separate"/>
        </w:r>
        <w:r w:rsidR="00C51DF7">
          <w:rPr>
            <w:noProof/>
            <w:webHidden/>
          </w:rPr>
          <w:t>64</w:t>
        </w:r>
        <w:r w:rsidR="00644A90">
          <w:rPr>
            <w:noProof/>
            <w:webHidden/>
          </w:rPr>
          <w:fldChar w:fldCharType="end"/>
        </w:r>
      </w:hyperlink>
    </w:p>
    <w:p w14:paraId="67D08A6E" w14:textId="0D96B96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9" w:history="1">
        <w:r w:rsidR="00644A90" w:rsidRPr="00C1351B">
          <w:rPr>
            <w:rStyle w:val="Hyperlink"/>
            <w:noProof/>
          </w:rPr>
          <w:t>7.28</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get.selectionbve</w:t>
        </w:r>
        <w:r w:rsidR="00644A90">
          <w:rPr>
            <w:noProof/>
            <w:webHidden/>
          </w:rPr>
          <w:tab/>
        </w:r>
        <w:r w:rsidR="00644A90">
          <w:rPr>
            <w:noProof/>
            <w:webHidden/>
          </w:rPr>
          <w:fldChar w:fldCharType="begin"/>
        </w:r>
        <w:r w:rsidR="00644A90">
          <w:rPr>
            <w:noProof/>
            <w:webHidden/>
          </w:rPr>
          <w:instrText xml:space="preserve"> PAGEREF _Toc169534549 \h </w:instrText>
        </w:r>
        <w:r w:rsidR="00644A90">
          <w:rPr>
            <w:noProof/>
            <w:webHidden/>
          </w:rPr>
        </w:r>
        <w:r w:rsidR="00644A90">
          <w:rPr>
            <w:noProof/>
            <w:webHidden/>
          </w:rPr>
          <w:fldChar w:fldCharType="separate"/>
        </w:r>
        <w:r w:rsidR="00C51DF7">
          <w:rPr>
            <w:noProof/>
            <w:webHidden/>
          </w:rPr>
          <w:t>65</w:t>
        </w:r>
        <w:r w:rsidR="00644A90">
          <w:rPr>
            <w:noProof/>
            <w:webHidden/>
          </w:rPr>
          <w:fldChar w:fldCharType="end"/>
        </w:r>
      </w:hyperlink>
    </w:p>
    <w:p w14:paraId="465B8656" w14:textId="0221B51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0" w:history="1">
        <w:r w:rsidR="00644A90" w:rsidRPr="00C1351B">
          <w:rPr>
            <w:rStyle w:val="Hyperlink"/>
            <w:noProof/>
          </w:rPr>
          <w:t>7.29</w:t>
        </w:r>
        <w:r w:rsidR="00644A90">
          <w:rPr>
            <w:rFonts w:eastAsiaTheme="minorEastAsia" w:cstheme="minorBidi"/>
            <w:b w:val="0"/>
            <w:bCs w:val="0"/>
            <w:noProof/>
            <w:kern w:val="2"/>
            <w:lang w:val="en-US"/>
            <w14:ligatures w14:val="standardContextual"/>
          </w:rPr>
          <w:tab/>
        </w:r>
        <w:r w:rsidR="00644A90" w:rsidRPr="00C1351B">
          <w:rPr>
            <w:rStyle w:val="Hyperlink"/>
            <w:noProof/>
          </w:rPr>
          <w:t>get.pca</w:t>
        </w:r>
        <w:r w:rsidR="00644A90">
          <w:rPr>
            <w:noProof/>
            <w:webHidden/>
          </w:rPr>
          <w:tab/>
        </w:r>
        <w:r w:rsidR="00644A90">
          <w:rPr>
            <w:noProof/>
            <w:webHidden/>
          </w:rPr>
          <w:fldChar w:fldCharType="begin"/>
        </w:r>
        <w:r w:rsidR="00644A90">
          <w:rPr>
            <w:noProof/>
            <w:webHidden/>
          </w:rPr>
          <w:instrText xml:space="preserve"> PAGEREF _Toc169534550 \h </w:instrText>
        </w:r>
        <w:r w:rsidR="00644A90">
          <w:rPr>
            <w:noProof/>
            <w:webHidden/>
          </w:rPr>
        </w:r>
        <w:r w:rsidR="00644A90">
          <w:rPr>
            <w:noProof/>
            <w:webHidden/>
          </w:rPr>
          <w:fldChar w:fldCharType="separate"/>
        </w:r>
        <w:r w:rsidR="00C51DF7">
          <w:rPr>
            <w:noProof/>
            <w:webHidden/>
          </w:rPr>
          <w:t>65</w:t>
        </w:r>
        <w:r w:rsidR="00644A90">
          <w:rPr>
            <w:noProof/>
            <w:webHidden/>
          </w:rPr>
          <w:fldChar w:fldCharType="end"/>
        </w:r>
      </w:hyperlink>
    </w:p>
    <w:p w14:paraId="403D6C0E" w14:textId="639F754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1" w:history="1">
        <w:r w:rsidR="00644A90" w:rsidRPr="00C1351B">
          <w:rPr>
            <w:rStyle w:val="Hyperlink"/>
            <w:noProof/>
          </w:rPr>
          <w:t>7.30</w:t>
        </w:r>
        <w:r w:rsidR="00644A90">
          <w:rPr>
            <w:rFonts w:eastAsiaTheme="minorEastAsia" w:cstheme="minorBidi"/>
            <w:b w:val="0"/>
            <w:bCs w:val="0"/>
            <w:noProof/>
            <w:kern w:val="2"/>
            <w:lang w:val="en-US"/>
            <w14:ligatures w14:val="standardContextual"/>
          </w:rPr>
          <w:tab/>
        </w:r>
        <w:r w:rsidR="00644A90" w:rsidRPr="00C1351B">
          <w:rPr>
            <w:rStyle w:val="Hyperlink"/>
            <w:noProof/>
          </w:rPr>
          <w:t>get.admixture</w:t>
        </w:r>
        <w:r w:rsidR="00644A90">
          <w:rPr>
            <w:noProof/>
            <w:webHidden/>
          </w:rPr>
          <w:tab/>
        </w:r>
        <w:r w:rsidR="00644A90">
          <w:rPr>
            <w:noProof/>
            <w:webHidden/>
          </w:rPr>
          <w:fldChar w:fldCharType="begin"/>
        </w:r>
        <w:r w:rsidR="00644A90">
          <w:rPr>
            <w:noProof/>
            <w:webHidden/>
          </w:rPr>
          <w:instrText xml:space="preserve"> PAGEREF _Toc169534551 \h </w:instrText>
        </w:r>
        <w:r w:rsidR="00644A90">
          <w:rPr>
            <w:noProof/>
            <w:webHidden/>
          </w:rPr>
        </w:r>
        <w:r w:rsidR="00644A90">
          <w:rPr>
            <w:noProof/>
            <w:webHidden/>
          </w:rPr>
          <w:fldChar w:fldCharType="separate"/>
        </w:r>
        <w:r w:rsidR="00C51DF7">
          <w:rPr>
            <w:noProof/>
            <w:webHidden/>
          </w:rPr>
          <w:t>65</w:t>
        </w:r>
        <w:r w:rsidR="00644A90">
          <w:rPr>
            <w:noProof/>
            <w:webHidden/>
          </w:rPr>
          <w:fldChar w:fldCharType="end"/>
        </w:r>
      </w:hyperlink>
    </w:p>
    <w:p w14:paraId="0F67349F" w14:textId="50BAB54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2" w:history="1">
        <w:r w:rsidR="00644A90" w:rsidRPr="00C1351B">
          <w:rPr>
            <w:rStyle w:val="Hyperlink"/>
            <w:noProof/>
          </w:rPr>
          <w:t>7.31</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w:t>
        </w:r>
        <w:r w:rsidR="00644A90">
          <w:rPr>
            <w:noProof/>
            <w:webHidden/>
          </w:rPr>
          <w:tab/>
        </w:r>
        <w:r w:rsidR="00644A90">
          <w:rPr>
            <w:noProof/>
            <w:webHidden/>
          </w:rPr>
          <w:fldChar w:fldCharType="begin"/>
        </w:r>
        <w:r w:rsidR="00644A90">
          <w:rPr>
            <w:noProof/>
            <w:webHidden/>
          </w:rPr>
          <w:instrText xml:space="preserve"> PAGEREF _Toc169534552 \h </w:instrText>
        </w:r>
        <w:r w:rsidR="00644A90">
          <w:rPr>
            <w:noProof/>
            <w:webHidden/>
          </w:rPr>
        </w:r>
        <w:r w:rsidR="00644A90">
          <w:rPr>
            <w:noProof/>
            <w:webHidden/>
          </w:rPr>
          <w:fldChar w:fldCharType="separate"/>
        </w:r>
        <w:r w:rsidR="00C51DF7">
          <w:rPr>
            <w:noProof/>
            <w:webHidden/>
          </w:rPr>
          <w:t>66</w:t>
        </w:r>
        <w:r w:rsidR="00644A90">
          <w:rPr>
            <w:noProof/>
            <w:webHidden/>
          </w:rPr>
          <w:fldChar w:fldCharType="end"/>
        </w:r>
      </w:hyperlink>
    </w:p>
    <w:p w14:paraId="055A81F2" w14:textId="55BC9F3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3" w:history="1">
        <w:r w:rsidR="00644A90" w:rsidRPr="00C1351B">
          <w:rPr>
            <w:rStyle w:val="Hyperlink"/>
            <w:noProof/>
          </w:rPr>
          <w:t>7.32</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get.dendrogram.heatmap</w:t>
        </w:r>
        <w:r w:rsidR="00644A90">
          <w:rPr>
            <w:noProof/>
            <w:webHidden/>
          </w:rPr>
          <w:tab/>
        </w:r>
        <w:r w:rsidR="00644A90">
          <w:rPr>
            <w:noProof/>
            <w:webHidden/>
          </w:rPr>
          <w:fldChar w:fldCharType="begin"/>
        </w:r>
        <w:r w:rsidR="00644A90">
          <w:rPr>
            <w:noProof/>
            <w:webHidden/>
          </w:rPr>
          <w:instrText xml:space="preserve"> PAGEREF _Toc169534553 \h </w:instrText>
        </w:r>
        <w:r w:rsidR="00644A90">
          <w:rPr>
            <w:noProof/>
            <w:webHidden/>
          </w:rPr>
        </w:r>
        <w:r w:rsidR="00644A90">
          <w:rPr>
            <w:noProof/>
            <w:webHidden/>
          </w:rPr>
          <w:fldChar w:fldCharType="separate"/>
        </w:r>
        <w:r w:rsidR="00C51DF7">
          <w:rPr>
            <w:noProof/>
            <w:webHidden/>
          </w:rPr>
          <w:t>67</w:t>
        </w:r>
        <w:r w:rsidR="00644A90">
          <w:rPr>
            <w:noProof/>
            <w:webHidden/>
          </w:rPr>
          <w:fldChar w:fldCharType="end"/>
        </w:r>
      </w:hyperlink>
    </w:p>
    <w:p w14:paraId="7C37CDA5" w14:textId="33209DC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4" w:history="1">
        <w:r w:rsidR="00644A90" w:rsidRPr="00C1351B">
          <w:rPr>
            <w:rStyle w:val="Hyperlink"/>
            <w:noProof/>
          </w:rPr>
          <w:t>7.33</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get.dendrogram.trait</w:t>
        </w:r>
        <w:r w:rsidR="00644A90">
          <w:rPr>
            <w:noProof/>
            <w:webHidden/>
          </w:rPr>
          <w:tab/>
        </w:r>
        <w:r w:rsidR="00644A90">
          <w:rPr>
            <w:noProof/>
            <w:webHidden/>
          </w:rPr>
          <w:fldChar w:fldCharType="begin"/>
        </w:r>
        <w:r w:rsidR="00644A90">
          <w:rPr>
            <w:noProof/>
            <w:webHidden/>
          </w:rPr>
          <w:instrText xml:space="preserve"> PAGEREF _Toc169534554 \h </w:instrText>
        </w:r>
        <w:r w:rsidR="00644A90">
          <w:rPr>
            <w:noProof/>
            <w:webHidden/>
          </w:rPr>
        </w:r>
        <w:r w:rsidR="00644A90">
          <w:rPr>
            <w:noProof/>
            <w:webHidden/>
          </w:rPr>
          <w:fldChar w:fldCharType="separate"/>
        </w:r>
        <w:r w:rsidR="00C51DF7">
          <w:rPr>
            <w:noProof/>
            <w:webHidden/>
          </w:rPr>
          <w:t>68</w:t>
        </w:r>
        <w:r w:rsidR="00644A90">
          <w:rPr>
            <w:noProof/>
            <w:webHidden/>
          </w:rPr>
          <w:fldChar w:fldCharType="end"/>
        </w:r>
      </w:hyperlink>
    </w:p>
    <w:p w14:paraId="03D91DA5" w14:textId="16C48FA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5" w:history="1">
        <w:r w:rsidR="00644A90" w:rsidRPr="00C1351B">
          <w:rPr>
            <w:rStyle w:val="Hyperlink"/>
            <w:noProof/>
          </w:rPr>
          <w:t>7.34</w:t>
        </w:r>
        <w:r w:rsidR="00644A90">
          <w:rPr>
            <w:rFonts w:eastAsiaTheme="minorEastAsia" w:cstheme="minorBidi"/>
            <w:b w:val="0"/>
            <w:bCs w:val="0"/>
            <w:noProof/>
            <w:kern w:val="2"/>
            <w:lang w:val="en-US"/>
            <w14:ligatures w14:val="standardContextual"/>
          </w:rPr>
          <w:tab/>
        </w:r>
        <w:r w:rsidR="00644A90" w:rsidRPr="00C1351B">
          <w:rPr>
            <w:rStyle w:val="Hyperlink"/>
            <w:noProof/>
          </w:rPr>
          <w:t>get.phylogenetic.tree</w:t>
        </w:r>
        <w:r w:rsidR="00644A90">
          <w:rPr>
            <w:noProof/>
            <w:webHidden/>
          </w:rPr>
          <w:tab/>
        </w:r>
        <w:r w:rsidR="00644A90">
          <w:rPr>
            <w:noProof/>
            <w:webHidden/>
          </w:rPr>
          <w:fldChar w:fldCharType="begin"/>
        </w:r>
        <w:r w:rsidR="00644A90">
          <w:rPr>
            <w:noProof/>
            <w:webHidden/>
          </w:rPr>
          <w:instrText xml:space="preserve"> PAGEREF _Toc169534555 \h </w:instrText>
        </w:r>
        <w:r w:rsidR="00644A90">
          <w:rPr>
            <w:noProof/>
            <w:webHidden/>
          </w:rPr>
        </w:r>
        <w:r w:rsidR="00644A90">
          <w:rPr>
            <w:noProof/>
            <w:webHidden/>
          </w:rPr>
          <w:fldChar w:fldCharType="separate"/>
        </w:r>
        <w:r w:rsidR="00C51DF7">
          <w:rPr>
            <w:noProof/>
            <w:webHidden/>
          </w:rPr>
          <w:t>68</w:t>
        </w:r>
        <w:r w:rsidR="00644A90">
          <w:rPr>
            <w:noProof/>
            <w:webHidden/>
          </w:rPr>
          <w:fldChar w:fldCharType="end"/>
        </w:r>
      </w:hyperlink>
    </w:p>
    <w:p w14:paraId="3B52E93B" w14:textId="62446EC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6" w:history="1">
        <w:r w:rsidR="00644A90" w:rsidRPr="00C1351B">
          <w:rPr>
            <w:rStyle w:val="Hyperlink"/>
            <w:noProof/>
          </w:rPr>
          <w:t>7.35</w:t>
        </w:r>
        <w:r w:rsidR="00644A90">
          <w:rPr>
            <w:rFonts w:eastAsiaTheme="minorEastAsia" w:cstheme="minorBidi"/>
            <w:b w:val="0"/>
            <w:bCs w:val="0"/>
            <w:noProof/>
            <w:kern w:val="2"/>
            <w:lang w:val="en-US"/>
            <w14:ligatures w14:val="standardContextual"/>
          </w:rPr>
          <w:tab/>
        </w:r>
        <w:r w:rsidR="00644A90" w:rsidRPr="00C1351B">
          <w:rPr>
            <w:rStyle w:val="Hyperlink"/>
            <w:noProof/>
          </w:rPr>
          <w:t>get.distance</w:t>
        </w:r>
        <w:r w:rsidR="00644A90">
          <w:rPr>
            <w:noProof/>
            <w:webHidden/>
          </w:rPr>
          <w:tab/>
        </w:r>
        <w:r w:rsidR="00644A90">
          <w:rPr>
            <w:noProof/>
            <w:webHidden/>
          </w:rPr>
          <w:fldChar w:fldCharType="begin"/>
        </w:r>
        <w:r w:rsidR="00644A90">
          <w:rPr>
            <w:noProof/>
            <w:webHidden/>
          </w:rPr>
          <w:instrText xml:space="preserve"> PAGEREF _Toc169534556 \h </w:instrText>
        </w:r>
        <w:r w:rsidR="00644A90">
          <w:rPr>
            <w:noProof/>
            <w:webHidden/>
          </w:rPr>
        </w:r>
        <w:r w:rsidR="00644A90">
          <w:rPr>
            <w:noProof/>
            <w:webHidden/>
          </w:rPr>
          <w:fldChar w:fldCharType="separate"/>
        </w:r>
        <w:r w:rsidR="00C51DF7">
          <w:rPr>
            <w:noProof/>
            <w:webHidden/>
          </w:rPr>
          <w:t>70</w:t>
        </w:r>
        <w:r w:rsidR="00644A90">
          <w:rPr>
            <w:noProof/>
            <w:webHidden/>
          </w:rPr>
          <w:fldChar w:fldCharType="end"/>
        </w:r>
      </w:hyperlink>
    </w:p>
    <w:p w14:paraId="76CA4F4D" w14:textId="07E38AE6"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7" w:history="1">
        <w:r w:rsidR="00644A90" w:rsidRPr="00C1351B">
          <w:rPr>
            <w:rStyle w:val="Hyperlink"/>
            <w:noProof/>
          </w:rPr>
          <w:t>7.36</w:t>
        </w:r>
        <w:r w:rsidR="00644A90">
          <w:rPr>
            <w:rFonts w:eastAsiaTheme="minorEastAsia" w:cstheme="minorBidi"/>
            <w:b w:val="0"/>
            <w:bCs w:val="0"/>
            <w:noProof/>
            <w:kern w:val="2"/>
            <w:lang w:val="en-US"/>
            <w14:ligatures w14:val="standardContextual"/>
          </w:rPr>
          <w:tab/>
        </w:r>
        <w:r w:rsidR="00644A90" w:rsidRPr="00C1351B">
          <w:rPr>
            <w:rStyle w:val="Hyperlink"/>
            <w:noProof/>
          </w:rPr>
          <w:t>get.effect.freq</w:t>
        </w:r>
        <w:r w:rsidR="00644A90">
          <w:rPr>
            <w:noProof/>
            <w:webHidden/>
          </w:rPr>
          <w:tab/>
        </w:r>
        <w:r w:rsidR="00644A90">
          <w:rPr>
            <w:noProof/>
            <w:webHidden/>
          </w:rPr>
          <w:fldChar w:fldCharType="begin"/>
        </w:r>
        <w:r w:rsidR="00644A90">
          <w:rPr>
            <w:noProof/>
            <w:webHidden/>
          </w:rPr>
          <w:instrText xml:space="preserve"> PAGEREF _Toc169534557 \h </w:instrText>
        </w:r>
        <w:r w:rsidR="00644A90">
          <w:rPr>
            <w:noProof/>
            <w:webHidden/>
          </w:rPr>
        </w:r>
        <w:r w:rsidR="00644A90">
          <w:rPr>
            <w:noProof/>
            <w:webHidden/>
          </w:rPr>
          <w:fldChar w:fldCharType="separate"/>
        </w:r>
        <w:r w:rsidR="00C51DF7">
          <w:rPr>
            <w:noProof/>
            <w:webHidden/>
          </w:rPr>
          <w:t>70</w:t>
        </w:r>
        <w:r w:rsidR="00644A90">
          <w:rPr>
            <w:noProof/>
            <w:webHidden/>
          </w:rPr>
          <w:fldChar w:fldCharType="end"/>
        </w:r>
      </w:hyperlink>
    </w:p>
    <w:p w14:paraId="4A513921" w14:textId="1F4D06E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8" w:history="1">
        <w:r w:rsidR="00644A90" w:rsidRPr="00C1351B">
          <w:rPr>
            <w:rStyle w:val="Hyperlink"/>
            <w:noProof/>
          </w:rPr>
          <w:t>7.37</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get.selectionindex</w:t>
        </w:r>
        <w:r w:rsidR="00644A90">
          <w:rPr>
            <w:noProof/>
            <w:webHidden/>
          </w:rPr>
          <w:tab/>
        </w:r>
        <w:r w:rsidR="00644A90">
          <w:rPr>
            <w:noProof/>
            <w:webHidden/>
          </w:rPr>
          <w:fldChar w:fldCharType="begin"/>
        </w:r>
        <w:r w:rsidR="00644A90">
          <w:rPr>
            <w:noProof/>
            <w:webHidden/>
          </w:rPr>
          <w:instrText xml:space="preserve"> PAGEREF _Toc169534558 \h </w:instrText>
        </w:r>
        <w:r w:rsidR="00644A90">
          <w:rPr>
            <w:noProof/>
            <w:webHidden/>
          </w:rPr>
        </w:r>
        <w:r w:rsidR="00644A90">
          <w:rPr>
            <w:noProof/>
            <w:webHidden/>
          </w:rPr>
          <w:fldChar w:fldCharType="separate"/>
        </w:r>
        <w:r w:rsidR="00C51DF7">
          <w:rPr>
            <w:noProof/>
            <w:webHidden/>
          </w:rPr>
          <w:t>70</w:t>
        </w:r>
        <w:r w:rsidR="00644A90">
          <w:rPr>
            <w:noProof/>
            <w:webHidden/>
          </w:rPr>
          <w:fldChar w:fldCharType="end"/>
        </w:r>
      </w:hyperlink>
    </w:p>
    <w:p w14:paraId="29098014" w14:textId="5F226E28"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9" w:history="1">
        <w:r w:rsidR="00644A90" w:rsidRPr="00C1351B">
          <w:rPr>
            <w:rStyle w:val="Hyperlink"/>
            <w:noProof/>
          </w:rPr>
          <w:t>7.38</w:t>
        </w:r>
        <w:r w:rsidR="00644A90">
          <w:rPr>
            <w:rFonts w:eastAsiaTheme="minorEastAsia" w:cstheme="minorBidi"/>
            <w:b w:val="0"/>
            <w:bCs w:val="0"/>
            <w:noProof/>
            <w:kern w:val="2"/>
            <w:lang w:val="en-US"/>
            <w14:ligatures w14:val="standardContextual"/>
          </w:rPr>
          <w:tab/>
        </w:r>
        <w:r w:rsidR="00644A90" w:rsidRPr="00C1351B">
          <w:rPr>
            <w:rStyle w:val="Hyperlink"/>
            <w:noProof/>
          </w:rPr>
          <w:t>get.vcf</w:t>
        </w:r>
        <w:r w:rsidR="00644A90">
          <w:rPr>
            <w:noProof/>
            <w:webHidden/>
          </w:rPr>
          <w:tab/>
        </w:r>
        <w:r w:rsidR="00644A90">
          <w:rPr>
            <w:noProof/>
            <w:webHidden/>
          </w:rPr>
          <w:fldChar w:fldCharType="begin"/>
        </w:r>
        <w:r w:rsidR="00644A90">
          <w:rPr>
            <w:noProof/>
            <w:webHidden/>
          </w:rPr>
          <w:instrText xml:space="preserve"> PAGEREF _Toc169534559 \h </w:instrText>
        </w:r>
        <w:r w:rsidR="00644A90">
          <w:rPr>
            <w:noProof/>
            <w:webHidden/>
          </w:rPr>
        </w:r>
        <w:r w:rsidR="00644A90">
          <w:rPr>
            <w:noProof/>
            <w:webHidden/>
          </w:rPr>
          <w:fldChar w:fldCharType="separate"/>
        </w:r>
        <w:r w:rsidR="00C51DF7">
          <w:rPr>
            <w:noProof/>
            <w:webHidden/>
          </w:rPr>
          <w:t>70</w:t>
        </w:r>
        <w:r w:rsidR="00644A90">
          <w:rPr>
            <w:noProof/>
            <w:webHidden/>
          </w:rPr>
          <w:fldChar w:fldCharType="end"/>
        </w:r>
      </w:hyperlink>
    </w:p>
    <w:p w14:paraId="6C8357FA" w14:textId="6DA6542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0" w:history="1">
        <w:r w:rsidR="00644A90" w:rsidRPr="00C1351B">
          <w:rPr>
            <w:rStyle w:val="Hyperlink"/>
            <w:noProof/>
          </w:rPr>
          <w:t>7.39</w:t>
        </w:r>
        <w:r w:rsidR="00644A90">
          <w:rPr>
            <w:rFonts w:eastAsiaTheme="minorEastAsia" w:cstheme="minorBidi"/>
            <w:b w:val="0"/>
            <w:bCs w:val="0"/>
            <w:noProof/>
            <w:kern w:val="2"/>
            <w:lang w:val="en-US"/>
            <w14:ligatures w14:val="standardContextual"/>
          </w:rPr>
          <w:tab/>
        </w:r>
        <w:r w:rsidR="00644A90" w:rsidRPr="00C1351B">
          <w:rPr>
            <w:rStyle w:val="Hyperlink"/>
            <w:noProof/>
          </w:rPr>
          <w:t>get.pedmap</w:t>
        </w:r>
        <w:r w:rsidR="00644A90">
          <w:rPr>
            <w:noProof/>
            <w:webHidden/>
          </w:rPr>
          <w:tab/>
        </w:r>
        <w:r w:rsidR="00644A90">
          <w:rPr>
            <w:noProof/>
            <w:webHidden/>
          </w:rPr>
          <w:fldChar w:fldCharType="begin"/>
        </w:r>
        <w:r w:rsidR="00644A90">
          <w:rPr>
            <w:noProof/>
            <w:webHidden/>
          </w:rPr>
          <w:instrText xml:space="preserve"> PAGEREF _Toc169534560 \h </w:instrText>
        </w:r>
        <w:r w:rsidR="00644A90">
          <w:rPr>
            <w:noProof/>
            <w:webHidden/>
          </w:rPr>
        </w:r>
        <w:r w:rsidR="00644A90">
          <w:rPr>
            <w:noProof/>
            <w:webHidden/>
          </w:rPr>
          <w:fldChar w:fldCharType="separate"/>
        </w:r>
        <w:r w:rsidR="00C51DF7">
          <w:rPr>
            <w:noProof/>
            <w:webHidden/>
          </w:rPr>
          <w:t>70</w:t>
        </w:r>
        <w:r w:rsidR="00644A90">
          <w:rPr>
            <w:noProof/>
            <w:webHidden/>
          </w:rPr>
          <w:fldChar w:fldCharType="end"/>
        </w:r>
      </w:hyperlink>
    </w:p>
    <w:p w14:paraId="05D3146D" w14:textId="3F3754A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1" w:history="1">
        <w:r w:rsidR="00644A90" w:rsidRPr="00C1351B">
          <w:rPr>
            <w:rStyle w:val="Hyperlink"/>
            <w:noProof/>
          </w:rPr>
          <w:t>7.40</w:t>
        </w:r>
        <w:r w:rsidR="00644A90">
          <w:rPr>
            <w:rFonts w:eastAsiaTheme="minorEastAsia" w:cstheme="minorBidi"/>
            <w:b w:val="0"/>
            <w:bCs w:val="0"/>
            <w:noProof/>
            <w:kern w:val="2"/>
            <w:lang w:val="en-US"/>
            <w14:ligatures w14:val="standardContextual"/>
          </w:rPr>
          <w:tab/>
        </w:r>
        <w:r w:rsidR="00644A90" w:rsidRPr="00C1351B">
          <w:rPr>
            <w:rStyle w:val="Hyperlink"/>
            <w:noProof/>
          </w:rPr>
          <w:t>get.map</w:t>
        </w:r>
        <w:r w:rsidR="00644A90">
          <w:rPr>
            <w:noProof/>
            <w:webHidden/>
          </w:rPr>
          <w:tab/>
        </w:r>
        <w:r w:rsidR="00644A90">
          <w:rPr>
            <w:noProof/>
            <w:webHidden/>
          </w:rPr>
          <w:fldChar w:fldCharType="begin"/>
        </w:r>
        <w:r w:rsidR="00644A90">
          <w:rPr>
            <w:noProof/>
            <w:webHidden/>
          </w:rPr>
          <w:instrText xml:space="preserve"> PAGEREF _Toc169534561 \h </w:instrText>
        </w:r>
        <w:r w:rsidR="00644A90">
          <w:rPr>
            <w:noProof/>
            <w:webHidden/>
          </w:rPr>
        </w:r>
        <w:r w:rsidR="00644A90">
          <w:rPr>
            <w:noProof/>
            <w:webHidden/>
          </w:rPr>
          <w:fldChar w:fldCharType="separate"/>
        </w:r>
        <w:r w:rsidR="00C51DF7">
          <w:rPr>
            <w:noProof/>
            <w:webHidden/>
          </w:rPr>
          <w:t>71</w:t>
        </w:r>
        <w:r w:rsidR="00644A90">
          <w:rPr>
            <w:noProof/>
            <w:webHidden/>
          </w:rPr>
          <w:fldChar w:fldCharType="end"/>
        </w:r>
      </w:hyperlink>
    </w:p>
    <w:p w14:paraId="0DC33DCB" w14:textId="5DD1993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2" w:history="1">
        <w:r w:rsidR="00644A90" w:rsidRPr="00C1351B">
          <w:rPr>
            <w:rStyle w:val="Hyperlink"/>
            <w:noProof/>
          </w:rPr>
          <w:t>7.41</w:t>
        </w:r>
        <w:r w:rsidR="00644A90">
          <w:rPr>
            <w:rFonts w:eastAsiaTheme="minorEastAsia" w:cstheme="minorBidi"/>
            <w:b w:val="0"/>
            <w:bCs w:val="0"/>
            <w:noProof/>
            <w:kern w:val="2"/>
            <w:lang w:val="en-US"/>
            <w14:ligatures w14:val="standardContextual"/>
          </w:rPr>
          <w:tab/>
        </w:r>
        <w:r w:rsidR="00644A90" w:rsidRPr="00C1351B">
          <w:rPr>
            <w:rStyle w:val="Hyperlink"/>
            <w:noProof/>
          </w:rPr>
          <w:t>get.database</w:t>
        </w:r>
        <w:r w:rsidR="00644A90">
          <w:rPr>
            <w:noProof/>
            <w:webHidden/>
          </w:rPr>
          <w:tab/>
        </w:r>
        <w:r w:rsidR="00644A90">
          <w:rPr>
            <w:noProof/>
            <w:webHidden/>
          </w:rPr>
          <w:fldChar w:fldCharType="begin"/>
        </w:r>
        <w:r w:rsidR="00644A90">
          <w:rPr>
            <w:noProof/>
            <w:webHidden/>
          </w:rPr>
          <w:instrText xml:space="preserve"> PAGEREF _Toc169534562 \h </w:instrText>
        </w:r>
        <w:r w:rsidR="00644A90">
          <w:rPr>
            <w:noProof/>
            <w:webHidden/>
          </w:rPr>
        </w:r>
        <w:r w:rsidR="00644A90">
          <w:rPr>
            <w:noProof/>
            <w:webHidden/>
          </w:rPr>
          <w:fldChar w:fldCharType="separate"/>
        </w:r>
        <w:r w:rsidR="00C51DF7">
          <w:rPr>
            <w:noProof/>
            <w:webHidden/>
          </w:rPr>
          <w:t>72</w:t>
        </w:r>
        <w:r w:rsidR="00644A90">
          <w:rPr>
            <w:noProof/>
            <w:webHidden/>
          </w:rPr>
          <w:fldChar w:fldCharType="end"/>
        </w:r>
      </w:hyperlink>
    </w:p>
    <w:p w14:paraId="16263DF6" w14:textId="4B710608"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3" w:history="1">
        <w:r w:rsidR="00644A90" w:rsidRPr="00C1351B">
          <w:rPr>
            <w:rStyle w:val="Hyperlink"/>
            <w:noProof/>
          </w:rPr>
          <w:t>7.42</w:t>
        </w:r>
        <w:r w:rsidR="00644A90">
          <w:rPr>
            <w:rFonts w:eastAsiaTheme="minorEastAsia" w:cstheme="minorBidi"/>
            <w:b w:val="0"/>
            <w:bCs w:val="0"/>
            <w:noProof/>
            <w:kern w:val="2"/>
            <w:lang w:val="en-US"/>
            <w14:ligatures w14:val="standardContextual"/>
          </w:rPr>
          <w:tab/>
        </w:r>
        <w:r w:rsidR="00644A90" w:rsidRPr="00C1351B">
          <w:rPr>
            <w:rStyle w:val="Hyperlink"/>
            <w:noProof/>
          </w:rPr>
          <w:t>get.ngen</w:t>
        </w:r>
        <w:r w:rsidR="00644A90">
          <w:rPr>
            <w:noProof/>
            <w:webHidden/>
          </w:rPr>
          <w:tab/>
        </w:r>
        <w:r w:rsidR="00644A90">
          <w:rPr>
            <w:noProof/>
            <w:webHidden/>
          </w:rPr>
          <w:fldChar w:fldCharType="begin"/>
        </w:r>
        <w:r w:rsidR="00644A90">
          <w:rPr>
            <w:noProof/>
            <w:webHidden/>
          </w:rPr>
          <w:instrText xml:space="preserve"> PAGEREF _Toc169534563 \h </w:instrText>
        </w:r>
        <w:r w:rsidR="00644A90">
          <w:rPr>
            <w:noProof/>
            <w:webHidden/>
          </w:rPr>
        </w:r>
        <w:r w:rsidR="00644A90">
          <w:rPr>
            <w:noProof/>
            <w:webHidden/>
          </w:rPr>
          <w:fldChar w:fldCharType="separate"/>
        </w:r>
        <w:r w:rsidR="00C51DF7">
          <w:rPr>
            <w:noProof/>
            <w:webHidden/>
          </w:rPr>
          <w:t>72</w:t>
        </w:r>
        <w:r w:rsidR="00644A90">
          <w:rPr>
            <w:noProof/>
            <w:webHidden/>
          </w:rPr>
          <w:fldChar w:fldCharType="end"/>
        </w:r>
      </w:hyperlink>
    </w:p>
    <w:p w14:paraId="5423B618" w14:textId="2E344C2B"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4" w:history="1">
        <w:r w:rsidR="00644A90" w:rsidRPr="00C1351B">
          <w:rPr>
            <w:rStyle w:val="Hyperlink"/>
            <w:noProof/>
          </w:rPr>
          <w:t>7.43</w:t>
        </w:r>
        <w:r w:rsidR="00644A90">
          <w:rPr>
            <w:rFonts w:eastAsiaTheme="minorEastAsia" w:cstheme="minorBidi"/>
            <w:b w:val="0"/>
            <w:bCs w:val="0"/>
            <w:noProof/>
            <w:kern w:val="2"/>
            <w:lang w:val="en-US"/>
            <w14:ligatures w14:val="standardContextual"/>
          </w:rPr>
          <w:tab/>
        </w:r>
        <w:r w:rsidR="00644A90" w:rsidRPr="00C1351B">
          <w:rPr>
            <w:rStyle w:val="Hyperlink"/>
            <w:noProof/>
          </w:rPr>
          <w:t>get.size</w:t>
        </w:r>
        <w:r w:rsidR="00644A90">
          <w:rPr>
            <w:noProof/>
            <w:webHidden/>
          </w:rPr>
          <w:tab/>
        </w:r>
        <w:r w:rsidR="00644A90">
          <w:rPr>
            <w:noProof/>
            <w:webHidden/>
          </w:rPr>
          <w:fldChar w:fldCharType="begin"/>
        </w:r>
        <w:r w:rsidR="00644A90">
          <w:rPr>
            <w:noProof/>
            <w:webHidden/>
          </w:rPr>
          <w:instrText xml:space="preserve"> PAGEREF _Toc169534564 \h </w:instrText>
        </w:r>
        <w:r w:rsidR="00644A90">
          <w:rPr>
            <w:noProof/>
            <w:webHidden/>
          </w:rPr>
        </w:r>
        <w:r w:rsidR="00644A90">
          <w:rPr>
            <w:noProof/>
            <w:webHidden/>
          </w:rPr>
          <w:fldChar w:fldCharType="separate"/>
        </w:r>
        <w:r w:rsidR="00C51DF7">
          <w:rPr>
            <w:noProof/>
            <w:webHidden/>
          </w:rPr>
          <w:t>72</w:t>
        </w:r>
        <w:r w:rsidR="00644A90">
          <w:rPr>
            <w:noProof/>
            <w:webHidden/>
          </w:rPr>
          <w:fldChar w:fldCharType="end"/>
        </w:r>
      </w:hyperlink>
    </w:p>
    <w:p w14:paraId="790DAB9B" w14:textId="65490D38" w:rsidR="00644A90" w:rsidRDefault="00CA3101" w:rsidP="00644A90">
      <w:pPr>
        <w:pStyle w:val="TOC1"/>
        <w:rPr>
          <w:rFonts w:eastAsiaTheme="minorEastAsia" w:cstheme="minorBidi"/>
          <w:noProof/>
          <w:kern w:val="2"/>
          <w:sz w:val="22"/>
          <w:szCs w:val="22"/>
          <w:lang w:val="en-US"/>
          <w14:ligatures w14:val="standardContextual"/>
        </w:rPr>
      </w:pPr>
      <w:hyperlink w:anchor="_Toc169534565" w:history="1">
        <w:r w:rsidR="00644A90" w:rsidRPr="00C1351B">
          <w:rPr>
            <w:rStyle w:val="Hyperlink"/>
            <w:noProof/>
            <w:lang w:val="en-US"/>
          </w:rPr>
          <w:t>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Importing information to the population-list</w:t>
        </w:r>
        <w:r w:rsidR="00644A90">
          <w:rPr>
            <w:noProof/>
            <w:webHidden/>
          </w:rPr>
          <w:tab/>
        </w:r>
        <w:r w:rsidR="00644A90">
          <w:rPr>
            <w:noProof/>
            <w:webHidden/>
          </w:rPr>
          <w:fldChar w:fldCharType="begin"/>
        </w:r>
        <w:r w:rsidR="00644A90">
          <w:rPr>
            <w:noProof/>
            <w:webHidden/>
          </w:rPr>
          <w:instrText xml:space="preserve"> PAGEREF _Toc169534565 \h </w:instrText>
        </w:r>
        <w:r w:rsidR="00644A90">
          <w:rPr>
            <w:noProof/>
            <w:webHidden/>
          </w:rPr>
        </w:r>
        <w:r w:rsidR="00644A90">
          <w:rPr>
            <w:noProof/>
            <w:webHidden/>
          </w:rPr>
          <w:fldChar w:fldCharType="separate"/>
        </w:r>
        <w:r w:rsidR="00C51DF7">
          <w:rPr>
            <w:noProof/>
            <w:webHidden/>
          </w:rPr>
          <w:t>73</w:t>
        </w:r>
        <w:r w:rsidR="00644A90">
          <w:rPr>
            <w:noProof/>
            <w:webHidden/>
          </w:rPr>
          <w:fldChar w:fldCharType="end"/>
        </w:r>
      </w:hyperlink>
    </w:p>
    <w:p w14:paraId="1C7D40F0" w14:textId="4329DE4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6" w:history="1">
        <w:r w:rsidR="00644A90" w:rsidRPr="00C1351B">
          <w:rPr>
            <w:rStyle w:val="Hyperlink"/>
            <w:noProof/>
          </w:rPr>
          <w:t>8.1</w:t>
        </w:r>
        <w:r w:rsidR="00644A90">
          <w:rPr>
            <w:rFonts w:eastAsiaTheme="minorEastAsia" w:cstheme="minorBidi"/>
            <w:b w:val="0"/>
            <w:bCs w:val="0"/>
            <w:noProof/>
            <w:kern w:val="2"/>
            <w:lang w:val="en-US"/>
            <w14:ligatures w14:val="standardContextual"/>
          </w:rPr>
          <w:tab/>
        </w:r>
        <w:r w:rsidR="00644A90" w:rsidRPr="00C1351B">
          <w:rPr>
            <w:rStyle w:val="Hyperlink"/>
            <w:noProof/>
          </w:rPr>
          <w:t>insert.bve</w:t>
        </w:r>
        <w:r w:rsidR="00644A90">
          <w:rPr>
            <w:noProof/>
            <w:webHidden/>
          </w:rPr>
          <w:tab/>
        </w:r>
        <w:r w:rsidR="00644A90">
          <w:rPr>
            <w:noProof/>
            <w:webHidden/>
          </w:rPr>
          <w:fldChar w:fldCharType="begin"/>
        </w:r>
        <w:r w:rsidR="00644A90">
          <w:rPr>
            <w:noProof/>
            <w:webHidden/>
          </w:rPr>
          <w:instrText xml:space="preserve"> PAGEREF _Toc169534566 \h </w:instrText>
        </w:r>
        <w:r w:rsidR="00644A90">
          <w:rPr>
            <w:noProof/>
            <w:webHidden/>
          </w:rPr>
        </w:r>
        <w:r w:rsidR="00644A90">
          <w:rPr>
            <w:noProof/>
            <w:webHidden/>
          </w:rPr>
          <w:fldChar w:fldCharType="separate"/>
        </w:r>
        <w:r w:rsidR="00C51DF7">
          <w:rPr>
            <w:noProof/>
            <w:webHidden/>
          </w:rPr>
          <w:t>73</w:t>
        </w:r>
        <w:r w:rsidR="00644A90">
          <w:rPr>
            <w:noProof/>
            <w:webHidden/>
          </w:rPr>
          <w:fldChar w:fldCharType="end"/>
        </w:r>
      </w:hyperlink>
    </w:p>
    <w:p w14:paraId="0C30F2C2" w14:textId="29817F77"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7" w:history="1">
        <w:r w:rsidR="00644A90" w:rsidRPr="00C1351B">
          <w:rPr>
            <w:rStyle w:val="Hyperlink"/>
            <w:noProof/>
          </w:rPr>
          <w:t>8.2</w:t>
        </w:r>
        <w:r w:rsidR="00644A90">
          <w:rPr>
            <w:rFonts w:eastAsiaTheme="minorEastAsia" w:cstheme="minorBidi"/>
            <w:b w:val="0"/>
            <w:bCs w:val="0"/>
            <w:noProof/>
            <w:kern w:val="2"/>
            <w:lang w:val="en-US"/>
            <w14:ligatures w14:val="standardContextual"/>
          </w:rPr>
          <w:tab/>
        </w:r>
        <w:r w:rsidR="00644A90" w:rsidRPr="00C1351B">
          <w:rPr>
            <w:rStyle w:val="Hyperlink"/>
            <w:noProof/>
          </w:rPr>
          <w:t>set.class</w:t>
        </w:r>
        <w:r w:rsidR="00644A90">
          <w:rPr>
            <w:noProof/>
            <w:webHidden/>
          </w:rPr>
          <w:tab/>
        </w:r>
        <w:r w:rsidR="00644A90">
          <w:rPr>
            <w:noProof/>
            <w:webHidden/>
          </w:rPr>
          <w:fldChar w:fldCharType="begin"/>
        </w:r>
        <w:r w:rsidR="00644A90">
          <w:rPr>
            <w:noProof/>
            <w:webHidden/>
          </w:rPr>
          <w:instrText xml:space="preserve"> PAGEREF _Toc169534567 \h </w:instrText>
        </w:r>
        <w:r w:rsidR="00644A90">
          <w:rPr>
            <w:noProof/>
            <w:webHidden/>
          </w:rPr>
        </w:r>
        <w:r w:rsidR="00644A90">
          <w:rPr>
            <w:noProof/>
            <w:webHidden/>
          </w:rPr>
          <w:fldChar w:fldCharType="separate"/>
        </w:r>
        <w:r w:rsidR="00C51DF7">
          <w:rPr>
            <w:noProof/>
            <w:webHidden/>
          </w:rPr>
          <w:t>73</w:t>
        </w:r>
        <w:r w:rsidR="00644A90">
          <w:rPr>
            <w:noProof/>
            <w:webHidden/>
          </w:rPr>
          <w:fldChar w:fldCharType="end"/>
        </w:r>
      </w:hyperlink>
    </w:p>
    <w:p w14:paraId="4CDDBF76" w14:textId="7306CC15" w:rsidR="00644A90" w:rsidRDefault="00CA3101" w:rsidP="00644A90">
      <w:pPr>
        <w:pStyle w:val="TOC1"/>
        <w:rPr>
          <w:rFonts w:eastAsiaTheme="minorEastAsia" w:cstheme="minorBidi"/>
          <w:noProof/>
          <w:kern w:val="2"/>
          <w:sz w:val="22"/>
          <w:szCs w:val="22"/>
          <w:lang w:val="en-US"/>
          <w14:ligatures w14:val="standardContextual"/>
        </w:rPr>
      </w:pPr>
      <w:hyperlink w:anchor="_Toc169534568" w:history="1">
        <w:r w:rsidR="00644A90" w:rsidRPr="00C1351B">
          <w:rPr>
            <w:rStyle w:val="Hyperlink"/>
            <w:noProof/>
            <w:lang w:val="en-US"/>
          </w:rPr>
          <w:t>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Utility functions &amp; advanced features</w:t>
        </w:r>
        <w:r w:rsidR="00644A90">
          <w:rPr>
            <w:noProof/>
            <w:webHidden/>
          </w:rPr>
          <w:tab/>
        </w:r>
        <w:r w:rsidR="00644A90">
          <w:rPr>
            <w:noProof/>
            <w:webHidden/>
          </w:rPr>
          <w:fldChar w:fldCharType="begin"/>
        </w:r>
        <w:r w:rsidR="00644A90">
          <w:rPr>
            <w:noProof/>
            <w:webHidden/>
          </w:rPr>
          <w:instrText xml:space="preserve"> PAGEREF _Toc169534568 \h </w:instrText>
        </w:r>
        <w:r w:rsidR="00644A90">
          <w:rPr>
            <w:noProof/>
            <w:webHidden/>
          </w:rPr>
        </w:r>
        <w:r w:rsidR="00644A90">
          <w:rPr>
            <w:noProof/>
            <w:webHidden/>
          </w:rPr>
          <w:fldChar w:fldCharType="separate"/>
        </w:r>
        <w:r w:rsidR="00C51DF7">
          <w:rPr>
            <w:noProof/>
            <w:webHidden/>
          </w:rPr>
          <w:t>74</w:t>
        </w:r>
        <w:r w:rsidR="00644A90">
          <w:rPr>
            <w:noProof/>
            <w:webHidden/>
          </w:rPr>
          <w:fldChar w:fldCharType="end"/>
        </w:r>
      </w:hyperlink>
    </w:p>
    <w:p w14:paraId="7206FA8A" w14:textId="5D58074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9" w:history="1">
        <w:r w:rsidR="00644A90" w:rsidRPr="00C1351B">
          <w:rPr>
            <w:rStyle w:val="Hyperlink"/>
            <w:noProof/>
          </w:rPr>
          <w:t>9.1</w:t>
        </w:r>
        <w:r w:rsidR="00644A90">
          <w:rPr>
            <w:rFonts w:eastAsiaTheme="minorEastAsia" w:cstheme="minorBidi"/>
            <w:b w:val="0"/>
            <w:bCs w:val="0"/>
            <w:noProof/>
            <w:kern w:val="2"/>
            <w:lang w:val="en-US"/>
            <w14:ligatures w14:val="standardContextual"/>
          </w:rPr>
          <w:tab/>
        </w:r>
        <w:r w:rsidR="00644A90" w:rsidRPr="00C1351B">
          <w:rPr>
            <w:rStyle w:val="Hyperlink"/>
            <w:noProof/>
          </w:rPr>
          <w:t>group.diff</w:t>
        </w:r>
        <w:r w:rsidR="00644A90">
          <w:rPr>
            <w:noProof/>
            <w:webHidden/>
          </w:rPr>
          <w:tab/>
        </w:r>
        <w:r w:rsidR="00644A90">
          <w:rPr>
            <w:noProof/>
            <w:webHidden/>
          </w:rPr>
          <w:fldChar w:fldCharType="begin"/>
        </w:r>
        <w:r w:rsidR="00644A90">
          <w:rPr>
            <w:noProof/>
            <w:webHidden/>
          </w:rPr>
          <w:instrText xml:space="preserve"> PAGEREF _Toc169534569 \h </w:instrText>
        </w:r>
        <w:r w:rsidR="00644A90">
          <w:rPr>
            <w:noProof/>
            <w:webHidden/>
          </w:rPr>
        </w:r>
        <w:r w:rsidR="00644A90">
          <w:rPr>
            <w:noProof/>
            <w:webHidden/>
          </w:rPr>
          <w:fldChar w:fldCharType="separate"/>
        </w:r>
        <w:r w:rsidR="00C51DF7">
          <w:rPr>
            <w:noProof/>
            <w:webHidden/>
          </w:rPr>
          <w:t>74</w:t>
        </w:r>
        <w:r w:rsidR="00644A90">
          <w:rPr>
            <w:noProof/>
            <w:webHidden/>
          </w:rPr>
          <w:fldChar w:fldCharType="end"/>
        </w:r>
      </w:hyperlink>
    </w:p>
    <w:p w14:paraId="10C676D3" w14:textId="59AD1C10"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0" w:history="1">
        <w:r w:rsidR="00644A90" w:rsidRPr="00C1351B">
          <w:rPr>
            <w:rStyle w:val="Hyperlink"/>
            <w:noProof/>
          </w:rPr>
          <w:t>9.2</w:t>
        </w:r>
        <w:r w:rsidR="00644A90">
          <w:rPr>
            <w:rFonts w:eastAsiaTheme="minorEastAsia" w:cstheme="minorBidi"/>
            <w:b w:val="0"/>
            <w:bCs w:val="0"/>
            <w:noProof/>
            <w:kern w:val="2"/>
            <w:lang w:val="en-US"/>
            <w14:ligatures w14:val="standardContextual"/>
          </w:rPr>
          <w:tab/>
        </w:r>
        <w:r w:rsidR="00644A90" w:rsidRPr="00C1351B">
          <w:rPr>
            <w:rStyle w:val="Hyperlink"/>
            <w:noProof/>
          </w:rPr>
          <w:t>analyze.bv</w:t>
        </w:r>
        <w:r w:rsidR="00644A90">
          <w:rPr>
            <w:noProof/>
            <w:webHidden/>
          </w:rPr>
          <w:tab/>
        </w:r>
        <w:r w:rsidR="00644A90">
          <w:rPr>
            <w:noProof/>
            <w:webHidden/>
          </w:rPr>
          <w:fldChar w:fldCharType="begin"/>
        </w:r>
        <w:r w:rsidR="00644A90">
          <w:rPr>
            <w:noProof/>
            <w:webHidden/>
          </w:rPr>
          <w:instrText xml:space="preserve"> PAGEREF _Toc169534570 \h </w:instrText>
        </w:r>
        <w:r w:rsidR="00644A90">
          <w:rPr>
            <w:noProof/>
            <w:webHidden/>
          </w:rPr>
        </w:r>
        <w:r w:rsidR="00644A90">
          <w:rPr>
            <w:noProof/>
            <w:webHidden/>
          </w:rPr>
          <w:fldChar w:fldCharType="separate"/>
        </w:r>
        <w:r w:rsidR="00C51DF7">
          <w:rPr>
            <w:noProof/>
            <w:webHidden/>
          </w:rPr>
          <w:t>74</w:t>
        </w:r>
        <w:r w:rsidR="00644A90">
          <w:rPr>
            <w:noProof/>
            <w:webHidden/>
          </w:rPr>
          <w:fldChar w:fldCharType="end"/>
        </w:r>
      </w:hyperlink>
    </w:p>
    <w:p w14:paraId="28C92557" w14:textId="4D309C62"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1" w:history="1">
        <w:r w:rsidR="00644A90" w:rsidRPr="00C1351B">
          <w:rPr>
            <w:rStyle w:val="Hyperlink"/>
            <w:noProof/>
          </w:rPr>
          <w:t>9.3</w:t>
        </w:r>
        <w:r w:rsidR="00644A90">
          <w:rPr>
            <w:rFonts w:eastAsiaTheme="minorEastAsia" w:cstheme="minorBidi"/>
            <w:b w:val="0"/>
            <w:bCs w:val="0"/>
            <w:noProof/>
            <w:kern w:val="2"/>
            <w:lang w:val="en-US"/>
            <w14:ligatures w14:val="standardContextual"/>
          </w:rPr>
          <w:tab/>
        </w:r>
        <w:r w:rsidR="00644A90" w:rsidRPr="00C1351B">
          <w:rPr>
            <w:rStyle w:val="Hyperlink"/>
            <w:noProof/>
          </w:rPr>
          <w:t>summary</w:t>
        </w:r>
        <w:r w:rsidR="00644A90">
          <w:rPr>
            <w:noProof/>
            <w:webHidden/>
          </w:rPr>
          <w:tab/>
        </w:r>
        <w:r w:rsidR="00644A90">
          <w:rPr>
            <w:noProof/>
            <w:webHidden/>
          </w:rPr>
          <w:fldChar w:fldCharType="begin"/>
        </w:r>
        <w:r w:rsidR="00644A90">
          <w:rPr>
            <w:noProof/>
            <w:webHidden/>
          </w:rPr>
          <w:instrText xml:space="preserve"> PAGEREF _Toc169534571 \h </w:instrText>
        </w:r>
        <w:r w:rsidR="00644A90">
          <w:rPr>
            <w:noProof/>
            <w:webHidden/>
          </w:rPr>
        </w:r>
        <w:r w:rsidR="00644A90">
          <w:rPr>
            <w:noProof/>
            <w:webHidden/>
          </w:rPr>
          <w:fldChar w:fldCharType="separate"/>
        </w:r>
        <w:r w:rsidR="00C51DF7">
          <w:rPr>
            <w:noProof/>
            <w:webHidden/>
          </w:rPr>
          <w:t>74</w:t>
        </w:r>
        <w:r w:rsidR="00644A90">
          <w:rPr>
            <w:noProof/>
            <w:webHidden/>
          </w:rPr>
          <w:fldChar w:fldCharType="end"/>
        </w:r>
      </w:hyperlink>
    </w:p>
    <w:p w14:paraId="47AA4648" w14:textId="6DD095F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2" w:history="1">
        <w:r w:rsidR="00644A90" w:rsidRPr="00C1351B">
          <w:rPr>
            <w:rStyle w:val="Hyperlink"/>
            <w:noProof/>
          </w:rPr>
          <w:t>9.4</w:t>
        </w:r>
        <w:r w:rsidR="00644A90">
          <w:rPr>
            <w:rFonts w:eastAsiaTheme="minorEastAsia" w:cstheme="minorBidi"/>
            <w:b w:val="0"/>
            <w:bCs w:val="0"/>
            <w:noProof/>
            <w:kern w:val="2"/>
            <w:lang w:val="en-US"/>
            <w14:ligatures w14:val="standardContextual"/>
          </w:rPr>
          <w:tab/>
        </w:r>
        <w:r w:rsidR="00644A90" w:rsidRPr="00C1351B">
          <w:rPr>
            <w:rStyle w:val="Hyperlink"/>
            <w:noProof/>
          </w:rPr>
          <w:t>set.default</w:t>
        </w:r>
        <w:r w:rsidR="00644A90">
          <w:rPr>
            <w:noProof/>
            <w:webHidden/>
          </w:rPr>
          <w:tab/>
        </w:r>
        <w:r w:rsidR="00644A90">
          <w:rPr>
            <w:noProof/>
            <w:webHidden/>
          </w:rPr>
          <w:fldChar w:fldCharType="begin"/>
        </w:r>
        <w:r w:rsidR="00644A90">
          <w:rPr>
            <w:noProof/>
            <w:webHidden/>
          </w:rPr>
          <w:instrText xml:space="preserve"> PAGEREF _Toc169534572 \h </w:instrText>
        </w:r>
        <w:r w:rsidR="00644A90">
          <w:rPr>
            <w:noProof/>
            <w:webHidden/>
          </w:rPr>
        </w:r>
        <w:r w:rsidR="00644A90">
          <w:rPr>
            <w:noProof/>
            <w:webHidden/>
          </w:rPr>
          <w:fldChar w:fldCharType="separate"/>
        </w:r>
        <w:r w:rsidR="00C51DF7">
          <w:rPr>
            <w:noProof/>
            <w:webHidden/>
          </w:rPr>
          <w:t>74</w:t>
        </w:r>
        <w:r w:rsidR="00644A90">
          <w:rPr>
            <w:noProof/>
            <w:webHidden/>
          </w:rPr>
          <w:fldChar w:fldCharType="end"/>
        </w:r>
      </w:hyperlink>
    </w:p>
    <w:p w14:paraId="6A572387" w14:textId="34CE1143"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3" w:history="1">
        <w:r w:rsidR="00644A90" w:rsidRPr="00C1351B">
          <w:rPr>
            <w:rStyle w:val="Hyperlink"/>
            <w:noProof/>
          </w:rPr>
          <w:t>9.5</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w:t>
        </w:r>
        <w:r w:rsidR="00644A90">
          <w:rPr>
            <w:noProof/>
            <w:webHidden/>
          </w:rPr>
          <w:tab/>
        </w:r>
        <w:r w:rsidR="00644A90">
          <w:rPr>
            <w:noProof/>
            <w:webHidden/>
          </w:rPr>
          <w:fldChar w:fldCharType="begin"/>
        </w:r>
        <w:r w:rsidR="00644A90">
          <w:rPr>
            <w:noProof/>
            <w:webHidden/>
          </w:rPr>
          <w:instrText xml:space="preserve"> PAGEREF _Toc169534573 \h </w:instrText>
        </w:r>
        <w:r w:rsidR="00644A90">
          <w:rPr>
            <w:noProof/>
            <w:webHidden/>
          </w:rPr>
        </w:r>
        <w:r w:rsidR="00644A90">
          <w:rPr>
            <w:noProof/>
            <w:webHidden/>
          </w:rPr>
          <w:fldChar w:fldCharType="separate"/>
        </w:r>
        <w:r w:rsidR="00C51DF7">
          <w:rPr>
            <w:noProof/>
            <w:webHidden/>
          </w:rPr>
          <w:t>75</w:t>
        </w:r>
        <w:r w:rsidR="00644A90">
          <w:rPr>
            <w:noProof/>
            <w:webHidden/>
          </w:rPr>
          <w:fldChar w:fldCharType="end"/>
        </w:r>
      </w:hyperlink>
    </w:p>
    <w:p w14:paraId="2BFAD70C" w14:textId="1B7312F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4" w:history="1">
        <w:r w:rsidR="00644A90" w:rsidRPr="00C1351B">
          <w:rPr>
            <w:rStyle w:val="Hyperlink"/>
            <w:noProof/>
          </w:rPr>
          <w:t>9.6</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bv.development.box</w:t>
        </w:r>
        <w:r w:rsidR="00644A90">
          <w:rPr>
            <w:noProof/>
            <w:webHidden/>
          </w:rPr>
          <w:tab/>
        </w:r>
        <w:r w:rsidR="00644A90">
          <w:rPr>
            <w:noProof/>
            <w:webHidden/>
          </w:rPr>
          <w:fldChar w:fldCharType="begin"/>
        </w:r>
        <w:r w:rsidR="00644A90">
          <w:rPr>
            <w:noProof/>
            <w:webHidden/>
          </w:rPr>
          <w:instrText xml:space="preserve"> PAGEREF _Toc169534574 \h </w:instrText>
        </w:r>
        <w:r w:rsidR="00644A90">
          <w:rPr>
            <w:noProof/>
            <w:webHidden/>
          </w:rPr>
        </w:r>
        <w:r w:rsidR="00644A90">
          <w:rPr>
            <w:noProof/>
            <w:webHidden/>
          </w:rPr>
          <w:fldChar w:fldCharType="separate"/>
        </w:r>
        <w:r w:rsidR="00C51DF7">
          <w:rPr>
            <w:noProof/>
            <w:webHidden/>
          </w:rPr>
          <w:t>75</w:t>
        </w:r>
        <w:r w:rsidR="00644A90">
          <w:rPr>
            <w:noProof/>
            <w:webHidden/>
          </w:rPr>
          <w:fldChar w:fldCharType="end"/>
        </w:r>
      </w:hyperlink>
    </w:p>
    <w:p w14:paraId="5118BB81" w14:textId="612D36E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5" w:history="1">
        <w:r w:rsidR="00644A90" w:rsidRPr="00C1351B">
          <w:rPr>
            <w:rStyle w:val="Hyperlink"/>
            <w:noProof/>
          </w:rPr>
          <w:t>9.7</w:t>
        </w:r>
        <w:r w:rsidR="00644A90">
          <w:rPr>
            <w:rFonts w:eastAsiaTheme="minorEastAsia" w:cstheme="minorBidi"/>
            <w:b w:val="0"/>
            <w:bCs w:val="0"/>
            <w:noProof/>
            <w:kern w:val="2"/>
            <w:lang w:val="en-US"/>
            <w14:ligatures w14:val="standardContextual"/>
          </w:rPr>
          <w:tab/>
        </w:r>
        <w:r w:rsidR="00644A90" w:rsidRPr="00C1351B">
          <w:rPr>
            <w:rStyle w:val="Hyperlink"/>
            <w:noProof/>
          </w:rPr>
          <w:t>Relationship between individuals and inbreeding</w:t>
        </w:r>
        <w:r w:rsidR="00644A90">
          <w:rPr>
            <w:noProof/>
            <w:webHidden/>
          </w:rPr>
          <w:tab/>
        </w:r>
        <w:r w:rsidR="00644A90">
          <w:rPr>
            <w:noProof/>
            <w:webHidden/>
          </w:rPr>
          <w:fldChar w:fldCharType="begin"/>
        </w:r>
        <w:r w:rsidR="00644A90">
          <w:rPr>
            <w:noProof/>
            <w:webHidden/>
          </w:rPr>
          <w:instrText xml:space="preserve"> PAGEREF _Toc169534575 \h </w:instrText>
        </w:r>
        <w:r w:rsidR="00644A90">
          <w:rPr>
            <w:noProof/>
            <w:webHidden/>
          </w:rPr>
        </w:r>
        <w:r w:rsidR="00644A90">
          <w:rPr>
            <w:noProof/>
            <w:webHidden/>
          </w:rPr>
          <w:fldChar w:fldCharType="separate"/>
        </w:r>
        <w:r w:rsidR="00C51DF7">
          <w:rPr>
            <w:noProof/>
            <w:webHidden/>
          </w:rPr>
          <w:t>76</w:t>
        </w:r>
        <w:r w:rsidR="00644A90">
          <w:rPr>
            <w:noProof/>
            <w:webHidden/>
          </w:rPr>
          <w:fldChar w:fldCharType="end"/>
        </w:r>
      </w:hyperlink>
    </w:p>
    <w:p w14:paraId="3CDE1D07" w14:textId="5E527705"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6" w:history="1">
        <w:r w:rsidR="00644A90" w:rsidRPr="00C1351B">
          <w:rPr>
            <w:rStyle w:val="Hyperlink"/>
            <w:noProof/>
          </w:rPr>
          <w:t>9.7.1</w:t>
        </w:r>
        <w:r w:rsidR="00644A90">
          <w:rPr>
            <w:rFonts w:eastAsiaTheme="minorEastAsia" w:cstheme="minorBidi"/>
            <w:noProof/>
            <w:kern w:val="2"/>
            <w:sz w:val="22"/>
            <w:szCs w:val="22"/>
            <w:lang w:val="en-US"/>
            <w14:ligatures w14:val="standardContextual"/>
          </w:rPr>
          <w:tab/>
        </w:r>
        <w:r w:rsidR="00644A90" w:rsidRPr="00C1351B">
          <w:rPr>
            <w:rStyle w:val="Hyperlink"/>
            <w:noProof/>
          </w:rPr>
          <w:t>Definition in MoBPS</w:t>
        </w:r>
        <w:r w:rsidR="00644A90">
          <w:rPr>
            <w:noProof/>
            <w:webHidden/>
          </w:rPr>
          <w:tab/>
        </w:r>
        <w:r w:rsidR="00644A90">
          <w:rPr>
            <w:noProof/>
            <w:webHidden/>
          </w:rPr>
          <w:fldChar w:fldCharType="begin"/>
        </w:r>
        <w:r w:rsidR="00644A90">
          <w:rPr>
            <w:noProof/>
            <w:webHidden/>
          </w:rPr>
          <w:instrText xml:space="preserve"> PAGEREF _Toc169534576 \h </w:instrText>
        </w:r>
        <w:r w:rsidR="00644A90">
          <w:rPr>
            <w:noProof/>
            <w:webHidden/>
          </w:rPr>
        </w:r>
        <w:r w:rsidR="00644A90">
          <w:rPr>
            <w:noProof/>
            <w:webHidden/>
          </w:rPr>
          <w:fldChar w:fldCharType="separate"/>
        </w:r>
        <w:r w:rsidR="00C51DF7">
          <w:rPr>
            <w:noProof/>
            <w:webHidden/>
          </w:rPr>
          <w:t>76</w:t>
        </w:r>
        <w:r w:rsidR="00644A90">
          <w:rPr>
            <w:noProof/>
            <w:webHidden/>
          </w:rPr>
          <w:fldChar w:fldCharType="end"/>
        </w:r>
      </w:hyperlink>
    </w:p>
    <w:p w14:paraId="300C753A" w14:textId="2EA3347B"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7" w:history="1">
        <w:r w:rsidR="00644A90" w:rsidRPr="00C1351B">
          <w:rPr>
            <w:rStyle w:val="Hyperlink"/>
            <w:noProof/>
          </w:rPr>
          <w:t>9.7.2</w:t>
        </w:r>
        <w:r w:rsidR="00644A90">
          <w:rPr>
            <w:rFonts w:eastAsiaTheme="minorEastAsia" w:cstheme="minorBidi"/>
            <w:noProof/>
            <w:kern w:val="2"/>
            <w:sz w:val="22"/>
            <w:szCs w:val="22"/>
            <w:lang w:val="en-US"/>
            <w14:ligatures w14:val="standardContextual"/>
          </w:rPr>
          <w:tab/>
        </w:r>
        <w:r w:rsidR="00644A90" w:rsidRPr="00C1351B">
          <w:rPr>
            <w:rStyle w:val="Hyperlink"/>
            <w:noProof/>
          </w:rPr>
          <w:t>kinship.exp</w:t>
        </w:r>
        <w:r w:rsidR="00644A90">
          <w:rPr>
            <w:noProof/>
            <w:webHidden/>
          </w:rPr>
          <w:tab/>
        </w:r>
        <w:r w:rsidR="00644A90">
          <w:rPr>
            <w:noProof/>
            <w:webHidden/>
          </w:rPr>
          <w:fldChar w:fldCharType="begin"/>
        </w:r>
        <w:r w:rsidR="00644A90">
          <w:rPr>
            <w:noProof/>
            <w:webHidden/>
          </w:rPr>
          <w:instrText xml:space="preserve"> PAGEREF _Toc169534577 \h </w:instrText>
        </w:r>
        <w:r w:rsidR="00644A90">
          <w:rPr>
            <w:noProof/>
            <w:webHidden/>
          </w:rPr>
        </w:r>
        <w:r w:rsidR="00644A90">
          <w:rPr>
            <w:noProof/>
            <w:webHidden/>
          </w:rPr>
          <w:fldChar w:fldCharType="separate"/>
        </w:r>
        <w:r w:rsidR="00C51DF7">
          <w:rPr>
            <w:noProof/>
            <w:webHidden/>
          </w:rPr>
          <w:t>77</w:t>
        </w:r>
        <w:r w:rsidR="00644A90">
          <w:rPr>
            <w:noProof/>
            <w:webHidden/>
          </w:rPr>
          <w:fldChar w:fldCharType="end"/>
        </w:r>
      </w:hyperlink>
    </w:p>
    <w:p w14:paraId="68FA0A2F" w14:textId="7CF3192F"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8" w:history="1">
        <w:r w:rsidR="00644A90" w:rsidRPr="00C1351B">
          <w:rPr>
            <w:rStyle w:val="Hyperlink"/>
            <w:noProof/>
            <w:lang w:val="en-US"/>
          </w:rPr>
          <w:t>9.7.3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inbreeding.emp / kinship.emp / kinship.emp.fast</w:t>
        </w:r>
        <w:r w:rsidR="00644A90">
          <w:rPr>
            <w:noProof/>
            <w:webHidden/>
          </w:rPr>
          <w:tab/>
        </w:r>
        <w:r w:rsidR="00644A90">
          <w:rPr>
            <w:noProof/>
            <w:webHidden/>
          </w:rPr>
          <w:fldChar w:fldCharType="begin"/>
        </w:r>
        <w:r w:rsidR="00644A90">
          <w:rPr>
            <w:noProof/>
            <w:webHidden/>
          </w:rPr>
          <w:instrText xml:space="preserve"> PAGEREF _Toc169534578 \h </w:instrText>
        </w:r>
        <w:r w:rsidR="00644A90">
          <w:rPr>
            <w:noProof/>
            <w:webHidden/>
          </w:rPr>
        </w:r>
        <w:r w:rsidR="00644A90">
          <w:rPr>
            <w:noProof/>
            <w:webHidden/>
          </w:rPr>
          <w:fldChar w:fldCharType="separate"/>
        </w:r>
        <w:r w:rsidR="00C51DF7">
          <w:rPr>
            <w:noProof/>
            <w:webHidden/>
          </w:rPr>
          <w:t>78</w:t>
        </w:r>
        <w:r w:rsidR="00644A90">
          <w:rPr>
            <w:noProof/>
            <w:webHidden/>
          </w:rPr>
          <w:fldChar w:fldCharType="end"/>
        </w:r>
      </w:hyperlink>
    </w:p>
    <w:p w14:paraId="5B659E4A" w14:textId="23A8F452" w:rsidR="00644A90" w:rsidRDefault="00CA3101">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9" w:history="1">
        <w:r w:rsidR="00644A90" w:rsidRPr="00C1351B">
          <w:rPr>
            <w:rStyle w:val="Hyperlink"/>
            <w:noProof/>
            <w:lang w:val="en-US"/>
          </w:rPr>
          <w:t>9.7.4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kinship.development</w:t>
        </w:r>
        <w:r w:rsidR="00644A90">
          <w:rPr>
            <w:noProof/>
            <w:webHidden/>
          </w:rPr>
          <w:tab/>
        </w:r>
        <w:r w:rsidR="00644A90">
          <w:rPr>
            <w:noProof/>
            <w:webHidden/>
          </w:rPr>
          <w:fldChar w:fldCharType="begin"/>
        </w:r>
        <w:r w:rsidR="00644A90">
          <w:rPr>
            <w:noProof/>
            <w:webHidden/>
          </w:rPr>
          <w:instrText xml:space="preserve"> PAGEREF _Toc169534579 \h </w:instrText>
        </w:r>
        <w:r w:rsidR="00644A90">
          <w:rPr>
            <w:noProof/>
            <w:webHidden/>
          </w:rPr>
        </w:r>
        <w:r w:rsidR="00644A90">
          <w:rPr>
            <w:noProof/>
            <w:webHidden/>
          </w:rPr>
          <w:fldChar w:fldCharType="separate"/>
        </w:r>
        <w:r w:rsidR="00C51DF7">
          <w:rPr>
            <w:noProof/>
            <w:webHidden/>
          </w:rPr>
          <w:t>78</w:t>
        </w:r>
        <w:r w:rsidR="00644A90">
          <w:rPr>
            <w:noProof/>
            <w:webHidden/>
          </w:rPr>
          <w:fldChar w:fldCharType="end"/>
        </w:r>
      </w:hyperlink>
    </w:p>
    <w:p w14:paraId="64766854" w14:textId="74C02E9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0" w:history="1">
        <w:r w:rsidR="00644A90" w:rsidRPr="00C1351B">
          <w:rPr>
            <w:rStyle w:val="Hyperlink"/>
            <w:noProof/>
          </w:rPr>
          <w:t>9.8</w:t>
        </w:r>
        <w:r w:rsidR="00644A90">
          <w:rPr>
            <w:rFonts w:eastAsiaTheme="minorEastAsia" w:cstheme="minorBidi"/>
            <w:b w:val="0"/>
            <w:bCs w:val="0"/>
            <w:noProof/>
            <w:kern w:val="2"/>
            <w:lang w:val="en-US"/>
            <w14:ligatures w14:val="standardContextual"/>
          </w:rPr>
          <w:tab/>
        </w:r>
        <w:r w:rsidR="00644A90" w:rsidRPr="00C1351B">
          <w:rPr>
            <w:rStyle w:val="Hyperlink"/>
            <w:noProof/>
          </w:rPr>
          <w:t>analyze.population</w:t>
        </w:r>
        <w:r w:rsidR="00644A90">
          <w:rPr>
            <w:noProof/>
            <w:webHidden/>
          </w:rPr>
          <w:tab/>
        </w:r>
        <w:r w:rsidR="00644A90">
          <w:rPr>
            <w:noProof/>
            <w:webHidden/>
          </w:rPr>
          <w:fldChar w:fldCharType="begin"/>
        </w:r>
        <w:r w:rsidR="00644A90">
          <w:rPr>
            <w:noProof/>
            <w:webHidden/>
          </w:rPr>
          <w:instrText xml:space="preserve"> PAGEREF _Toc169534580 \h </w:instrText>
        </w:r>
        <w:r w:rsidR="00644A90">
          <w:rPr>
            <w:noProof/>
            <w:webHidden/>
          </w:rPr>
        </w:r>
        <w:r w:rsidR="00644A90">
          <w:rPr>
            <w:noProof/>
            <w:webHidden/>
          </w:rPr>
          <w:fldChar w:fldCharType="separate"/>
        </w:r>
        <w:r w:rsidR="00C51DF7">
          <w:rPr>
            <w:noProof/>
            <w:webHidden/>
          </w:rPr>
          <w:t>79</w:t>
        </w:r>
        <w:r w:rsidR="00644A90">
          <w:rPr>
            <w:noProof/>
            <w:webHidden/>
          </w:rPr>
          <w:fldChar w:fldCharType="end"/>
        </w:r>
      </w:hyperlink>
    </w:p>
    <w:p w14:paraId="2D8D4A7D" w14:textId="45109E8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1" w:history="1">
        <w:r w:rsidR="00644A90" w:rsidRPr="00C1351B">
          <w:rPr>
            <w:rStyle w:val="Hyperlink"/>
            <w:noProof/>
          </w:rPr>
          <w:t>9.9</w:t>
        </w:r>
        <w:r w:rsidR="00644A90">
          <w:rPr>
            <w:rFonts w:eastAsiaTheme="minorEastAsia" w:cstheme="minorBidi"/>
            <w:b w:val="0"/>
            <w:bCs w:val="0"/>
            <w:noProof/>
            <w:kern w:val="2"/>
            <w:lang w:val="en-US"/>
            <w14:ligatures w14:val="standardContextual"/>
          </w:rPr>
          <w:tab/>
        </w:r>
        <w:r w:rsidR="00644A90" w:rsidRPr="00C1351B">
          <w:rPr>
            <w:rStyle w:val="Hyperlink"/>
            <w:noProof/>
          </w:rPr>
          <w:t>new.base.generation</w:t>
        </w:r>
        <w:r w:rsidR="00644A90">
          <w:rPr>
            <w:noProof/>
            <w:webHidden/>
          </w:rPr>
          <w:tab/>
        </w:r>
        <w:r w:rsidR="00644A90">
          <w:rPr>
            <w:noProof/>
            <w:webHidden/>
          </w:rPr>
          <w:fldChar w:fldCharType="begin"/>
        </w:r>
        <w:r w:rsidR="00644A90">
          <w:rPr>
            <w:noProof/>
            <w:webHidden/>
          </w:rPr>
          <w:instrText xml:space="preserve"> PAGEREF _Toc169534581 \h </w:instrText>
        </w:r>
        <w:r w:rsidR="00644A90">
          <w:rPr>
            <w:noProof/>
            <w:webHidden/>
          </w:rPr>
        </w:r>
        <w:r w:rsidR="00644A90">
          <w:rPr>
            <w:noProof/>
            <w:webHidden/>
          </w:rPr>
          <w:fldChar w:fldCharType="separate"/>
        </w:r>
        <w:r w:rsidR="00C51DF7">
          <w:rPr>
            <w:noProof/>
            <w:webHidden/>
          </w:rPr>
          <w:t>80</w:t>
        </w:r>
        <w:r w:rsidR="00644A90">
          <w:rPr>
            <w:noProof/>
            <w:webHidden/>
          </w:rPr>
          <w:fldChar w:fldCharType="end"/>
        </w:r>
      </w:hyperlink>
    </w:p>
    <w:p w14:paraId="206F6D70" w14:textId="36998C78"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2" w:history="1">
        <w:r w:rsidR="00644A90" w:rsidRPr="00C1351B">
          <w:rPr>
            <w:rStyle w:val="Hyperlink"/>
            <w:noProof/>
          </w:rPr>
          <w:t>9.10</w:t>
        </w:r>
        <w:r w:rsidR="00644A90">
          <w:rPr>
            <w:rFonts w:eastAsiaTheme="minorEastAsia" w:cstheme="minorBidi"/>
            <w:b w:val="0"/>
            <w:bCs w:val="0"/>
            <w:noProof/>
            <w:kern w:val="2"/>
            <w:lang w:val="en-US"/>
            <w14:ligatures w14:val="standardContextual"/>
          </w:rPr>
          <w:tab/>
        </w:r>
        <w:r w:rsidR="00644A90" w:rsidRPr="00C1351B">
          <w:rPr>
            <w:rStyle w:val="Hyperlink"/>
            <w:noProof/>
          </w:rPr>
          <w:t>founder.simulation</w:t>
        </w:r>
        <w:r w:rsidR="00644A90">
          <w:rPr>
            <w:noProof/>
            <w:webHidden/>
          </w:rPr>
          <w:tab/>
        </w:r>
        <w:r w:rsidR="00644A90">
          <w:rPr>
            <w:noProof/>
            <w:webHidden/>
          </w:rPr>
          <w:fldChar w:fldCharType="begin"/>
        </w:r>
        <w:r w:rsidR="00644A90">
          <w:rPr>
            <w:noProof/>
            <w:webHidden/>
          </w:rPr>
          <w:instrText xml:space="preserve"> PAGEREF _Toc169534582 \h </w:instrText>
        </w:r>
        <w:r w:rsidR="00644A90">
          <w:rPr>
            <w:noProof/>
            <w:webHidden/>
          </w:rPr>
        </w:r>
        <w:r w:rsidR="00644A90">
          <w:rPr>
            <w:noProof/>
            <w:webHidden/>
          </w:rPr>
          <w:fldChar w:fldCharType="separate"/>
        </w:r>
        <w:r w:rsidR="00C51DF7">
          <w:rPr>
            <w:noProof/>
            <w:webHidden/>
          </w:rPr>
          <w:t>80</w:t>
        </w:r>
        <w:r w:rsidR="00644A90">
          <w:rPr>
            <w:noProof/>
            <w:webHidden/>
          </w:rPr>
          <w:fldChar w:fldCharType="end"/>
        </w:r>
      </w:hyperlink>
    </w:p>
    <w:p w14:paraId="6DC614DC" w14:textId="359DBAB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3" w:history="1">
        <w:r w:rsidR="00644A90" w:rsidRPr="00C1351B">
          <w:rPr>
            <w:rStyle w:val="Hyperlink"/>
            <w:noProof/>
          </w:rPr>
          <w:t>9.11</w:t>
        </w:r>
        <w:r w:rsidR="00644A90">
          <w:rPr>
            <w:rFonts w:eastAsiaTheme="minorEastAsia" w:cstheme="minorBidi"/>
            <w:b w:val="0"/>
            <w:bCs w:val="0"/>
            <w:noProof/>
            <w:kern w:val="2"/>
            <w:lang w:val="en-US"/>
            <w14:ligatures w14:val="standardContextual"/>
          </w:rPr>
          <w:tab/>
        </w:r>
        <w:r w:rsidR="00644A90" w:rsidRPr="00C1351B">
          <w:rPr>
            <w:rStyle w:val="Hyperlink"/>
            <w:noProof/>
          </w:rPr>
          <w:t>pedigree.simulation</w:t>
        </w:r>
        <w:r w:rsidR="00644A90">
          <w:rPr>
            <w:noProof/>
            <w:webHidden/>
          </w:rPr>
          <w:tab/>
        </w:r>
        <w:r w:rsidR="00644A90">
          <w:rPr>
            <w:noProof/>
            <w:webHidden/>
          </w:rPr>
          <w:fldChar w:fldCharType="begin"/>
        </w:r>
        <w:r w:rsidR="00644A90">
          <w:rPr>
            <w:noProof/>
            <w:webHidden/>
          </w:rPr>
          <w:instrText xml:space="preserve"> PAGEREF _Toc169534583 \h </w:instrText>
        </w:r>
        <w:r w:rsidR="00644A90">
          <w:rPr>
            <w:noProof/>
            <w:webHidden/>
          </w:rPr>
        </w:r>
        <w:r w:rsidR="00644A90">
          <w:rPr>
            <w:noProof/>
            <w:webHidden/>
          </w:rPr>
          <w:fldChar w:fldCharType="separate"/>
        </w:r>
        <w:r w:rsidR="00C51DF7">
          <w:rPr>
            <w:noProof/>
            <w:webHidden/>
          </w:rPr>
          <w:t>81</w:t>
        </w:r>
        <w:r w:rsidR="00644A90">
          <w:rPr>
            <w:noProof/>
            <w:webHidden/>
          </w:rPr>
          <w:fldChar w:fldCharType="end"/>
        </w:r>
      </w:hyperlink>
    </w:p>
    <w:p w14:paraId="631B3E72" w14:textId="5D60126B"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4" w:history="1">
        <w:r w:rsidR="00644A90" w:rsidRPr="00C1351B">
          <w:rPr>
            <w:rStyle w:val="Hyperlink"/>
            <w:noProof/>
          </w:rPr>
          <w:t>9.12</w:t>
        </w:r>
        <w:r w:rsidR="00644A90">
          <w:rPr>
            <w:rFonts w:eastAsiaTheme="minorEastAsia" w:cstheme="minorBidi"/>
            <w:b w:val="0"/>
            <w:bCs w:val="0"/>
            <w:noProof/>
            <w:kern w:val="2"/>
            <w:lang w:val="en-US"/>
            <w14:ligatures w14:val="standardContextual"/>
          </w:rPr>
          <w:tab/>
        </w:r>
        <w:r w:rsidR="00644A90" w:rsidRPr="00C1351B">
          <w:rPr>
            <w:rStyle w:val="Hyperlink"/>
            <w:noProof/>
          </w:rPr>
          <w:t>creating.trait</w:t>
        </w:r>
        <w:r w:rsidR="00644A90">
          <w:rPr>
            <w:noProof/>
            <w:webHidden/>
          </w:rPr>
          <w:tab/>
        </w:r>
        <w:r w:rsidR="00644A90">
          <w:rPr>
            <w:noProof/>
            <w:webHidden/>
          </w:rPr>
          <w:fldChar w:fldCharType="begin"/>
        </w:r>
        <w:r w:rsidR="00644A90">
          <w:rPr>
            <w:noProof/>
            <w:webHidden/>
          </w:rPr>
          <w:instrText xml:space="preserve"> PAGEREF _Toc169534584 \h </w:instrText>
        </w:r>
        <w:r w:rsidR="00644A90">
          <w:rPr>
            <w:noProof/>
            <w:webHidden/>
          </w:rPr>
        </w:r>
        <w:r w:rsidR="00644A90">
          <w:rPr>
            <w:noProof/>
            <w:webHidden/>
          </w:rPr>
          <w:fldChar w:fldCharType="separate"/>
        </w:r>
        <w:r w:rsidR="00C51DF7">
          <w:rPr>
            <w:noProof/>
            <w:webHidden/>
          </w:rPr>
          <w:t>82</w:t>
        </w:r>
        <w:r w:rsidR="00644A90">
          <w:rPr>
            <w:noProof/>
            <w:webHidden/>
          </w:rPr>
          <w:fldChar w:fldCharType="end"/>
        </w:r>
      </w:hyperlink>
    </w:p>
    <w:p w14:paraId="27378570" w14:textId="695A9A4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5" w:history="1">
        <w:r w:rsidR="00644A90" w:rsidRPr="00C1351B">
          <w:rPr>
            <w:rStyle w:val="Hyperlink"/>
            <w:noProof/>
          </w:rPr>
          <w:t>9.13</w:t>
        </w:r>
        <w:r w:rsidR="00644A90">
          <w:rPr>
            <w:rFonts w:eastAsiaTheme="minorEastAsia" w:cstheme="minorBidi"/>
            <w:b w:val="0"/>
            <w:bCs w:val="0"/>
            <w:noProof/>
            <w:kern w:val="2"/>
            <w:lang w:val="en-US"/>
            <w14:ligatures w14:val="standardContextual"/>
          </w:rPr>
          <w:tab/>
        </w:r>
        <w:r w:rsidR="00644A90" w:rsidRPr="00C1351B">
          <w:rPr>
            <w:rStyle w:val="Hyperlink"/>
            <w:noProof/>
          </w:rPr>
          <w:t>combine.traits</w:t>
        </w:r>
        <w:r w:rsidR="00644A90">
          <w:rPr>
            <w:noProof/>
            <w:webHidden/>
          </w:rPr>
          <w:tab/>
        </w:r>
        <w:r w:rsidR="00644A90">
          <w:rPr>
            <w:noProof/>
            <w:webHidden/>
          </w:rPr>
          <w:fldChar w:fldCharType="begin"/>
        </w:r>
        <w:r w:rsidR="00644A90">
          <w:rPr>
            <w:noProof/>
            <w:webHidden/>
          </w:rPr>
          <w:instrText xml:space="preserve"> PAGEREF _Toc169534585 \h </w:instrText>
        </w:r>
        <w:r w:rsidR="00644A90">
          <w:rPr>
            <w:noProof/>
            <w:webHidden/>
          </w:rPr>
        </w:r>
        <w:r w:rsidR="00644A90">
          <w:rPr>
            <w:noProof/>
            <w:webHidden/>
          </w:rPr>
          <w:fldChar w:fldCharType="separate"/>
        </w:r>
        <w:r w:rsidR="00C51DF7">
          <w:rPr>
            <w:noProof/>
            <w:webHidden/>
          </w:rPr>
          <w:t>82</w:t>
        </w:r>
        <w:r w:rsidR="00644A90">
          <w:rPr>
            <w:noProof/>
            <w:webHidden/>
          </w:rPr>
          <w:fldChar w:fldCharType="end"/>
        </w:r>
      </w:hyperlink>
    </w:p>
    <w:p w14:paraId="1806F45A" w14:textId="50A2E10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6" w:history="1">
        <w:r w:rsidR="00644A90" w:rsidRPr="00C1351B">
          <w:rPr>
            <w:rStyle w:val="Hyperlink"/>
            <w:noProof/>
          </w:rPr>
          <w:t>9.14</w:t>
        </w:r>
        <w:r w:rsidR="00644A90">
          <w:rPr>
            <w:rFonts w:eastAsiaTheme="minorEastAsia" w:cstheme="minorBidi"/>
            <w:b w:val="0"/>
            <w:bCs w:val="0"/>
            <w:noProof/>
            <w:kern w:val="2"/>
            <w:lang w:val="en-US"/>
            <w14:ligatures w14:val="standardContextual"/>
          </w:rPr>
          <w:tab/>
        </w:r>
        <w:r w:rsidR="00644A90" w:rsidRPr="00C1351B">
          <w:rPr>
            <w:rStyle w:val="Hyperlink"/>
            <w:noProof/>
          </w:rPr>
          <w:t>bv.standardization</w:t>
        </w:r>
        <w:r w:rsidR="00644A90">
          <w:rPr>
            <w:noProof/>
            <w:webHidden/>
          </w:rPr>
          <w:tab/>
        </w:r>
        <w:r w:rsidR="00644A90">
          <w:rPr>
            <w:noProof/>
            <w:webHidden/>
          </w:rPr>
          <w:fldChar w:fldCharType="begin"/>
        </w:r>
        <w:r w:rsidR="00644A90">
          <w:rPr>
            <w:noProof/>
            <w:webHidden/>
          </w:rPr>
          <w:instrText xml:space="preserve"> PAGEREF _Toc169534586 \h </w:instrText>
        </w:r>
        <w:r w:rsidR="00644A90">
          <w:rPr>
            <w:noProof/>
            <w:webHidden/>
          </w:rPr>
        </w:r>
        <w:r w:rsidR="00644A90">
          <w:rPr>
            <w:noProof/>
            <w:webHidden/>
          </w:rPr>
          <w:fldChar w:fldCharType="separate"/>
        </w:r>
        <w:r w:rsidR="00C51DF7">
          <w:rPr>
            <w:noProof/>
            <w:webHidden/>
          </w:rPr>
          <w:t>82</w:t>
        </w:r>
        <w:r w:rsidR="00644A90">
          <w:rPr>
            <w:noProof/>
            <w:webHidden/>
          </w:rPr>
          <w:fldChar w:fldCharType="end"/>
        </w:r>
      </w:hyperlink>
    </w:p>
    <w:p w14:paraId="5DD8F24A" w14:textId="5E54302C"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7" w:history="1">
        <w:r w:rsidR="00644A90" w:rsidRPr="00C1351B">
          <w:rPr>
            <w:rStyle w:val="Hyperlink"/>
            <w:noProof/>
          </w:rPr>
          <w:t>9.15</w:t>
        </w:r>
        <w:r w:rsidR="00644A90">
          <w:rPr>
            <w:rFonts w:eastAsiaTheme="minorEastAsia" w:cstheme="minorBidi"/>
            <w:b w:val="0"/>
            <w:bCs w:val="0"/>
            <w:noProof/>
            <w:kern w:val="2"/>
            <w:lang w:val="en-US"/>
            <w14:ligatures w14:val="standardContextual"/>
          </w:rPr>
          <w:tab/>
        </w:r>
        <w:r w:rsidR="00644A90" w:rsidRPr="00C1351B">
          <w:rPr>
            <w:rStyle w:val="Hyperlink"/>
            <w:noProof/>
          </w:rPr>
          <w:t>add.diversity</w:t>
        </w:r>
        <w:r w:rsidR="00644A90">
          <w:rPr>
            <w:noProof/>
            <w:webHidden/>
          </w:rPr>
          <w:tab/>
        </w:r>
        <w:r w:rsidR="00644A90">
          <w:rPr>
            <w:noProof/>
            <w:webHidden/>
          </w:rPr>
          <w:fldChar w:fldCharType="begin"/>
        </w:r>
        <w:r w:rsidR="00644A90">
          <w:rPr>
            <w:noProof/>
            <w:webHidden/>
          </w:rPr>
          <w:instrText xml:space="preserve"> PAGEREF _Toc169534587 \h </w:instrText>
        </w:r>
        <w:r w:rsidR="00644A90">
          <w:rPr>
            <w:noProof/>
            <w:webHidden/>
          </w:rPr>
        </w:r>
        <w:r w:rsidR="00644A90">
          <w:rPr>
            <w:noProof/>
            <w:webHidden/>
          </w:rPr>
          <w:fldChar w:fldCharType="separate"/>
        </w:r>
        <w:r w:rsidR="00C51DF7">
          <w:rPr>
            <w:noProof/>
            <w:webHidden/>
          </w:rPr>
          <w:t>82</w:t>
        </w:r>
        <w:r w:rsidR="00644A90">
          <w:rPr>
            <w:noProof/>
            <w:webHidden/>
          </w:rPr>
          <w:fldChar w:fldCharType="end"/>
        </w:r>
      </w:hyperlink>
    </w:p>
    <w:p w14:paraId="66D3F9AA" w14:textId="5FD07C2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8" w:history="1">
        <w:r w:rsidR="00644A90" w:rsidRPr="00C1351B">
          <w:rPr>
            <w:rStyle w:val="Hyperlink"/>
            <w:noProof/>
          </w:rPr>
          <w:t>9.16</w:t>
        </w:r>
        <w:r w:rsidR="00644A90">
          <w:rPr>
            <w:rFonts w:eastAsiaTheme="minorEastAsia" w:cstheme="minorBidi"/>
            <w:b w:val="0"/>
            <w:bCs w:val="0"/>
            <w:noProof/>
            <w:kern w:val="2"/>
            <w:lang w:val="en-US"/>
            <w14:ligatures w14:val="standardContextual"/>
          </w:rPr>
          <w:tab/>
        </w:r>
        <w:r w:rsidR="00644A90" w:rsidRPr="00C1351B">
          <w:rPr>
            <w:rStyle w:val="Hyperlink"/>
            <w:noProof/>
          </w:rPr>
          <w:t>merging.cohorts</w:t>
        </w:r>
        <w:r w:rsidR="00644A90">
          <w:rPr>
            <w:noProof/>
            <w:webHidden/>
          </w:rPr>
          <w:tab/>
        </w:r>
        <w:r w:rsidR="00644A90">
          <w:rPr>
            <w:noProof/>
            <w:webHidden/>
          </w:rPr>
          <w:fldChar w:fldCharType="begin"/>
        </w:r>
        <w:r w:rsidR="00644A90">
          <w:rPr>
            <w:noProof/>
            <w:webHidden/>
          </w:rPr>
          <w:instrText xml:space="preserve"> PAGEREF _Toc169534588 \h </w:instrText>
        </w:r>
        <w:r w:rsidR="00644A90">
          <w:rPr>
            <w:noProof/>
            <w:webHidden/>
          </w:rPr>
        </w:r>
        <w:r w:rsidR="00644A90">
          <w:rPr>
            <w:noProof/>
            <w:webHidden/>
          </w:rPr>
          <w:fldChar w:fldCharType="separate"/>
        </w:r>
        <w:r w:rsidR="00C51DF7">
          <w:rPr>
            <w:noProof/>
            <w:webHidden/>
          </w:rPr>
          <w:t>83</w:t>
        </w:r>
        <w:r w:rsidR="00644A90">
          <w:rPr>
            <w:noProof/>
            <w:webHidden/>
          </w:rPr>
          <w:fldChar w:fldCharType="end"/>
        </w:r>
      </w:hyperlink>
    </w:p>
    <w:p w14:paraId="6D1DE777" w14:textId="0AB689C7"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9" w:history="1">
        <w:r w:rsidR="00644A90" w:rsidRPr="00C1351B">
          <w:rPr>
            <w:rStyle w:val="Hyperlink"/>
            <w:noProof/>
          </w:rPr>
          <w:t>9.17</w:t>
        </w:r>
        <w:r w:rsidR="00644A90">
          <w:rPr>
            <w:rFonts w:eastAsiaTheme="minorEastAsia" w:cstheme="minorBidi"/>
            <w:b w:val="0"/>
            <w:bCs w:val="0"/>
            <w:noProof/>
            <w:kern w:val="2"/>
            <w:lang w:val="en-US"/>
            <w14:ligatures w14:val="standardContextual"/>
          </w:rPr>
          <w:tab/>
        </w:r>
        <w:r w:rsidR="00644A90" w:rsidRPr="00C1351B">
          <w:rPr>
            <w:rStyle w:val="Hyperlink"/>
            <w:noProof/>
          </w:rPr>
          <w:t>creating.phenotypic.transform</w:t>
        </w:r>
        <w:r w:rsidR="00644A90">
          <w:rPr>
            <w:noProof/>
            <w:webHidden/>
          </w:rPr>
          <w:tab/>
        </w:r>
        <w:r w:rsidR="00644A90">
          <w:rPr>
            <w:noProof/>
            <w:webHidden/>
          </w:rPr>
          <w:fldChar w:fldCharType="begin"/>
        </w:r>
        <w:r w:rsidR="00644A90">
          <w:rPr>
            <w:noProof/>
            <w:webHidden/>
          </w:rPr>
          <w:instrText xml:space="preserve"> PAGEREF _Toc169534589 \h </w:instrText>
        </w:r>
        <w:r w:rsidR="00644A90">
          <w:rPr>
            <w:noProof/>
            <w:webHidden/>
          </w:rPr>
        </w:r>
        <w:r w:rsidR="00644A90">
          <w:rPr>
            <w:noProof/>
            <w:webHidden/>
          </w:rPr>
          <w:fldChar w:fldCharType="separate"/>
        </w:r>
        <w:r w:rsidR="00C51DF7">
          <w:rPr>
            <w:noProof/>
            <w:webHidden/>
          </w:rPr>
          <w:t>83</w:t>
        </w:r>
        <w:r w:rsidR="00644A90">
          <w:rPr>
            <w:noProof/>
            <w:webHidden/>
          </w:rPr>
          <w:fldChar w:fldCharType="end"/>
        </w:r>
      </w:hyperlink>
    </w:p>
    <w:p w14:paraId="2F45B1F9" w14:textId="2B6149CB"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0" w:history="1">
        <w:r w:rsidR="00644A90" w:rsidRPr="00C1351B">
          <w:rPr>
            <w:rStyle w:val="Hyperlink"/>
            <w:noProof/>
          </w:rPr>
          <w:t>9.18</w:t>
        </w:r>
        <w:r w:rsidR="00644A90">
          <w:rPr>
            <w:rFonts w:eastAsiaTheme="minorEastAsia" w:cstheme="minorBidi"/>
            <w:b w:val="0"/>
            <w:bCs w:val="0"/>
            <w:noProof/>
            <w:kern w:val="2"/>
            <w:lang w:val="en-US"/>
            <w14:ligatures w14:val="standardContextual"/>
          </w:rPr>
          <w:tab/>
        </w:r>
        <w:r w:rsidR="00644A90" w:rsidRPr="00C1351B">
          <w:rPr>
            <w:rStyle w:val="Hyperlink"/>
            <w:noProof/>
          </w:rPr>
          <w:t>recalculate.bv / recalculate.manual</w:t>
        </w:r>
        <w:r w:rsidR="00644A90">
          <w:rPr>
            <w:noProof/>
            <w:webHidden/>
          </w:rPr>
          <w:tab/>
        </w:r>
        <w:r w:rsidR="00644A90">
          <w:rPr>
            <w:noProof/>
            <w:webHidden/>
          </w:rPr>
          <w:fldChar w:fldCharType="begin"/>
        </w:r>
        <w:r w:rsidR="00644A90">
          <w:rPr>
            <w:noProof/>
            <w:webHidden/>
          </w:rPr>
          <w:instrText xml:space="preserve"> PAGEREF _Toc169534590 \h </w:instrText>
        </w:r>
        <w:r w:rsidR="00644A90">
          <w:rPr>
            <w:noProof/>
            <w:webHidden/>
          </w:rPr>
        </w:r>
        <w:r w:rsidR="00644A90">
          <w:rPr>
            <w:noProof/>
            <w:webHidden/>
          </w:rPr>
          <w:fldChar w:fldCharType="separate"/>
        </w:r>
        <w:r w:rsidR="00C51DF7">
          <w:rPr>
            <w:noProof/>
            <w:webHidden/>
          </w:rPr>
          <w:t>83</w:t>
        </w:r>
        <w:r w:rsidR="00644A90">
          <w:rPr>
            <w:noProof/>
            <w:webHidden/>
          </w:rPr>
          <w:fldChar w:fldCharType="end"/>
        </w:r>
      </w:hyperlink>
    </w:p>
    <w:p w14:paraId="1FC96D1C" w14:textId="3DDF7F7F"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1" w:history="1">
        <w:r w:rsidR="00644A90" w:rsidRPr="00C1351B">
          <w:rPr>
            <w:rStyle w:val="Hyperlink"/>
            <w:noProof/>
          </w:rPr>
          <w:t>9.19</w:t>
        </w:r>
        <w:r w:rsidR="00644A90">
          <w:rPr>
            <w:rFonts w:eastAsiaTheme="minorEastAsia" w:cstheme="minorBidi"/>
            <w:b w:val="0"/>
            <w:bCs w:val="0"/>
            <w:noProof/>
            <w:kern w:val="2"/>
            <w:lang w:val="en-US"/>
            <w14:ligatures w14:val="standardContextual"/>
          </w:rPr>
          <w:tab/>
        </w:r>
        <w:r w:rsidR="00644A90" w:rsidRPr="00C1351B">
          <w:rPr>
            <w:rStyle w:val="Hyperlink"/>
            <w:noProof/>
          </w:rPr>
          <w:t>clean.up</w:t>
        </w:r>
        <w:r w:rsidR="00644A90">
          <w:rPr>
            <w:noProof/>
            <w:webHidden/>
          </w:rPr>
          <w:tab/>
        </w:r>
        <w:r w:rsidR="00644A90">
          <w:rPr>
            <w:noProof/>
            <w:webHidden/>
          </w:rPr>
          <w:fldChar w:fldCharType="begin"/>
        </w:r>
        <w:r w:rsidR="00644A90">
          <w:rPr>
            <w:noProof/>
            <w:webHidden/>
          </w:rPr>
          <w:instrText xml:space="preserve"> PAGEREF _Toc169534591 \h </w:instrText>
        </w:r>
        <w:r w:rsidR="00644A90">
          <w:rPr>
            <w:noProof/>
            <w:webHidden/>
          </w:rPr>
        </w:r>
        <w:r w:rsidR="00644A90">
          <w:rPr>
            <w:noProof/>
            <w:webHidden/>
          </w:rPr>
          <w:fldChar w:fldCharType="separate"/>
        </w:r>
        <w:r w:rsidR="00C51DF7">
          <w:rPr>
            <w:noProof/>
            <w:webHidden/>
          </w:rPr>
          <w:t>83</w:t>
        </w:r>
        <w:r w:rsidR="00644A90">
          <w:rPr>
            <w:noProof/>
            <w:webHidden/>
          </w:rPr>
          <w:fldChar w:fldCharType="end"/>
        </w:r>
      </w:hyperlink>
    </w:p>
    <w:p w14:paraId="0D6B81DF" w14:textId="03DE655D"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2" w:history="1">
        <w:r w:rsidR="00644A90" w:rsidRPr="00C1351B">
          <w:rPr>
            <w:rStyle w:val="Hyperlink"/>
            <w:noProof/>
          </w:rPr>
          <w:t>9.20</w:t>
        </w:r>
        <w:r w:rsidR="00644A90">
          <w:rPr>
            <w:rFonts w:eastAsiaTheme="minorEastAsia" w:cstheme="minorBidi"/>
            <w:b w:val="0"/>
            <w:bCs w:val="0"/>
            <w:noProof/>
            <w:kern w:val="2"/>
            <w:lang w:val="en-US"/>
            <w14:ligatures w14:val="standardContextual"/>
          </w:rPr>
          <w:tab/>
        </w:r>
        <w:r w:rsidR="00644A90" w:rsidRPr="00C1351B">
          <w:rPr>
            <w:rStyle w:val="Hyperlink"/>
            <w:noProof/>
          </w:rPr>
          <w:t>optimize.cores</w:t>
        </w:r>
        <w:r w:rsidR="00644A90">
          <w:rPr>
            <w:noProof/>
            <w:webHidden/>
          </w:rPr>
          <w:tab/>
        </w:r>
        <w:r w:rsidR="00644A90">
          <w:rPr>
            <w:noProof/>
            <w:webHidden/>
          </w:rPr>
          <w:fldChar w:fldCharType="begin"/>
        </w:r>
        <w:r w:rsidR="00644A90">
          <w:rPr>
            <w:noProof/>
            <w:webHidden/>
          </w:rPr>
          <w:instrText xml:space="preserve"> PAGEREF _Toc169534592 \h </w:instrText>
        </w:r>
        <w:r w:rsidR="00644A90">
          <w:rPr>
            <w:noProof/>
            <w:webHidden/>
          </w:rPr>
        </w:r>
        <w:r w:rsidR="00644A90">
          <w:rPr>
            <w:noProof/>
            <w:webHidden/>
          </w:rPr>
          <w:fldChar w:fldCharType="separate"/>
        </w:r>
        <w:r w:rsidR="00C51DF7">
          <w:rPr>
            <w:noProof/>
            <w:webHidden/>
          </w:rPr>
          <w:t>83</w:t>
        </w:r>
        <w:r w:rsidR="00644A90">
          <w:rPr>
            <w:noProof/>
            <w:webHidden/>
          </w:rPr>
          <w:fldChar w:fldCharType="end"/>
        </w:r>
      </w:hyperlink>
    </w:p>
    <w:p w14:paraId="7062126A" w14:textId="7CC2A468"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3" w:history="1">
        <w:r w:rsidR="00644A90" w:rsidRPr="00C1351B">
          <w:rPr>
            <w:rStyle w:val="Hyperlink"/>
            <w:noProof/>
          </w:rPr>
          <w:t>9.21</w:t>
        </w:r>
        <w:r w:rsidR="00644A90">
          <w:rPr>
            <w:rFonts w:eastAsiaTheme="minorEastAsia" w:cstheme="minorBidi"/>
            <w:b w:val="0"/>
            <w:bCs w:val="0"/>
            <w:noProof/>
            <w:kern w:val="2"/>
            <w:lang w:val="en-US"/>
            <w14:ligatures w14:val="standardContextual"/>
          </w:rPr>
          <w:tab/>
        </w:r>
        <w:r w:rsidR="00644A90" w:rsidRPr="00C1351B">
          <w:rPr>
            <w:rStyle w:val="Hyperlink"/>
            <w:noProof/>
          </w:rPr>
          <w:t>ensembl.map</w:t>
        </w:r>
        <w:r w:rsidR="00644A90">
          <w:rPr>
            <w:noProof/>
            <w:webHidden/>
          </w:rPr>
          <w:tab/>
        </w:r>
        <w:r w:rsidR="00644A90">
          <w:rPr>
            <w:noProof/>
            <w:webHidden/>
          </w:rPr>
          <w:fldChar w:fldCharType="begin"/>
        </w:r>
        <w:r w:rsidR="00644A90">
          <w:rPr>
            <w:noProof/>
            <w:webHidden/>
          </w:rPr>
          <w:instrText xml:space="preserve"> PAGEREF _Toc169534593 \h </w:instrText>
        </w:r>
        <w:r w:rsidR="00644A90">
          <w:rPr>
            <w:noProof/>
            <w:webHidden/>
          </w:rPr>
        </w:r>
        <w:r w:rsidR="00644A90">
          <w:rPr>
            <w:noProof/>
            <w:webHidden/>
          </w:rPr>
          <w:fldChar w:fldCharType="separate"/>
        </w:r>
        <w:r w:rsidR="00C51DF7">
          <w:rPr>
            <w:noProof/>
            <w:webHidden/>
          </w:rPr>
          <w:t>84</w:t>
        </w:r>
        <w:r w:rsidR="00644A90">
          <w:rPr>
            <w:noProof/>
            <w:webHidden/>
          </w:rPr>
          <w:fldChar w:fldCharType="end"/>
        </w:r>
      </w:hyperlink>
    </w:p>
    <w:p w14:paraId="7D695481" w14:textId="34889217"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4" w:history="1">
        <w:r w:rsidR="00644A90" w:rsidRPr="00C1351B">
          <w:rPr>
            <w:rStyle w:val="Hyperlink"/>
            <w:noProof/>
          </w:rPr>
          <w:t>9.22</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w:t>
        </w:r>
        <w:r w:rsidR="00644A90">
          <w:rPr>
            <w:noProof/>
            <w:webHidden/>
          </w:rPr>
          <w:tab/>
        </w:r>
        <w:r w:rsidR="00644A90">
          <w:rPr>
            <w:noProof/>
            <w:webHidden/>
          </w:rPr>
          <w:fldChar w:fldCharType="begin"/>
        </w:r>
        <w:r w:rsidR="00644A90">
          <w:rPr>
            <w:noProof/>
            <w:webHidden/>
          </w:rPr>
          <w:instrText xml:space="preserve"> PAGEREF _Toc169534594 \h </w:instrText>
        </w:r>
        <w:r w:rsidR="00644A90">
          <w:rPr>
            <w:noProof/>
            <w:webHidden/>
          </w:rPr>
        </w:r>
        <w:r w:rsidR="00644A90">
          <w:rPr>
            <w:noProof/>
            <w:webHidden/>
          </w:rPr>
          <w:fldChar w:fldCharType="separate"/>
        </w:r>
        <w:r w:rsidR="00C51DF7">
          <w:rPr>
            <w:noProof/>
            <w:webHidden/>
          </w:rPr>
          <w:t>84</w:t>
        </w:r>
        <w:r w:rsidR="00644A90">
          <w:rPr>
            <w:noProof/>
            <w:webHidden/>
          </w:rPr>
          <w:fldChar w:fldCharType="end"/>
        </w:r>
      </w:hyperlink>
    </w:p>
    <w:p w14:paraId="4CDBDD90" w14:textId="5BEDB21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5" w:history="1">
        <w:r w:rsidR="00644A90" w:rsidRPr="00C1351B">
          <w:rPr>
            <w:rStyle w:val="Hyperlink"/>
            <w:noProof/>
          </w:rPr>
          <w:t>9.23</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compute.costs.cohorts</w:t>
        </w:r>
        <w:r w:rsidR="00644A90">
          <w:rPr>
            <w:noProof/>
            <w:webHidden/>
          </w:rPr>
          <w:tab/>
        </w:r>
        <w:r w:rsidR="00644A90">
          <w:rPr>
            <w:noProof/>
            <w:webHidden/>
          </w:rPr>
          <w:fldChar w:fldCharType="begin"/>
        </w:r>
        <w:r w:rsidR="00644A90">
          <w:rPr>
            <w:noProof/>
            <w:webHidden/>
          </w:rPr>
          <w:instrText xml:space="preserve"> PAGEREF _Toc169534595 \h </w:instrText>
        </w:r>
        <w:r w:rsidR="00644A90">
          <w:rPr>
            <w:noProof/>
            <w:webHidden/>
          </w:rPr>
        </w:r>
        <w:r w:rsidR="00644A90">
          <w:rPr>
            <w:noProof/>
            <w:webHidden/>
          </w:rPr>
          <w:fldChar w:fldCharType="separate"/>
        </w:r>
        <w:r w:rsidR="00C51DF7">
          <w:rPr>
            <w:noProof/>
            <w:webHidden/>
          </w:rPr>
          <w:t>85</w:t>
        </w:r>
        <w:r w:rsidR="00644A90">
          <w:rPr>
            <w:noProof/>
            <w:webHidden/>
          </w:rPr>
          <w:fldChar w:fldCharType="end"/>
        </w:r>
      </w:hyperlink>
    </w:p>
    <w:p w14:paraId="29CFAB2A" w14:textId="67A583C1"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6" w:history="1">
        <w:r w:rsidR="00644A90" w:rsidRPr="00C1351B">
          <w:rPr>
            <w:rStyle w:val="Hyperlink"/>
            <w:noProof/>
          </w:rPr>
          <w:t>9.24</w:t>
        </w:r>
        <w:r w:rsidR="00644A90">
          <w:rPr>
            <w:rFonts w:eastAsiaTheme="minorEastAsia" w:cstheme="minorBidi"/>
            <w:b w:val="0"/>
            <w:bCs w:val="0"/>
            <w:noProof/>
            <w:kern w:val="2"/>
            <w:lang w:val="en-US"/>
            <w14:ligatures w14:val="standardContextual"/>
          </w:rPr>
          <w:tab/>
        </w:r>
        <w:r w:rsidR="00644A90" w:rsidRPr="00C1351B">
          <w:rPr>
            <w:rStyle w:val="Hyperlink"/>
            <w:noProof/>
          </w:rPr>
          <w:t>pedmap.to.phasedbeaglevcf</w:t>
        </w:r>
        <w:r w:rsidR="00644A90">
          <w:rPr>
            <w:noProof/>
            <w:webHidden/>
          </w:rPr>
          <w:tab/>
        </w:r>
        <w:r w:rsidR="00644A90">
          <w:rPr>
            <w:noProof/>
            <w:webHidden/>
          </w:rPr>
          <w:fldChar w:fldCharType="begin"/>
        </w:r>
        <w:r w:rsidR="00644A90">
          <w:rPr>
            <w:noProof/>
            <w:webHidden/>
          </w:rPr>
          <w:instrText xml:space="preserve"> PAGEREF _Toc169534596 \h </w:instrText>
        </w:r>
        <w:r w:rsidR="00644A90">
          <w:rPr>
            <w:noProof/>
            <w:webHidden/>
          </w:rPr>
        </w:r>
        <w:r w:rsidR="00644A90">
          <w:rPr>
            <w:noProof/>
            <w:webHidden/>
          </w:rPr>
          <w:fldChar w:fldCharType="separate"/>
        </w:r>
        <w:r w:rsidR="00C51DF7">
          <w:rPr>
            <w:noProof/>
            <w:webHidden/>
          </w:rPr>
          <w:t>86</w:t>
        </w:r>
        <w:r w:rsidR="00644A90">
          <w:rPr>
            <w:noProof/>
            <w:webHidden/>
          </w:rPr>
          <w:fldChar w:fldCharType="end"/>
        </w:r>
      </w:hyperlink>
    </w:p>
    <w:p w14:paraId="1EE63989" w14:textId="7F772995" w:rsidR="00644A90" w:rsidRDefault="00CA3101" w:rsidP="00644A90">
      <w:pPr>
        <w:pStyle w:val="TOC1"/>
        <w:rPr>
          <w:rFonts w:eastAsiaTheme="minorEastAsia" w:cstheme="minorBidi"/>
          <w:noProof/>
          <w:kern w:val="2"/>
          <w:sz w:val="22"/>
          <w:szCs w:val="22"/>
          <w:lang w:val="en-US"/>
          <w14:ligatures w14:val="standardContextual"/>
        </w:rPr>
      </w:pPr>
      <w:hyperlink w:anchor="_Toc169534597" w:history="1">
        <w:r w:rsidR="00644A90" w:rsidRPr="00C1351B">
          <w:rPr>
            <w:rStyle w:val="Hyperlink"/>
            <w:noProof/>
            <w:lang w:val="en-US"/>
          </w:rPr>
          <w:t>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Data structure of the population list</w:t>
        </w:r>
        <w:r w:rsidR="00644A90">
          <w:rPr>
            <w:noProof/>
            <w:webHidden/>
          </w:rPr>
          <w:tab/>
        </w:r>
        <w:r w:rsidR="00644A90">
          <w:rPr>
            <w:noProof/>
            <w:webHidden/>
          </w:rPr>
          <w:fldChar w:fldCharType="begin"/>
        </w:r>
        <w:r w:rsidR="00644A90">
          <w:rPr>
            <w:noProof/>
            <w:webHidden/>
          </w:rPr>
          <w:instrText xml:space="preserve"> PAGEREF _Toc169534597 \h </w:instrText>
        </w:r>
        <w:r w:rsidR="00644A90">
          <w:rPr>
            <w:noProof/>
            <w:webHidden/>
          </w:rPr>
        </w:r>
        <w:r w:rsidR="00644A90">
          <w:rPr>
            <w:noProof/>
            <w:webHidden/>
          </w:rPr>
          <w:fldChar w:fldCharType="separate"/>
        </w:r>
        <w:r w:rsidR="00C51DF7">
          <w:rPr>
            <w:noProof/>
            <w:webHidden/>
          </w:rPr>
          <w:t>87</w:t>
        </w:r>
        <w:r w:rsidR="00644A90">
          <w:rPr>
            <w:noProof/>
            <w:webHidden/>
          </w:rPr>
          <w:fldChar w:fldCharType="end"/>
        </w:r>
      </w:hyperlink>
    </w:p>
    <w:p w14:paraId="0139F6FE" w14:textId="573EA606"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8" w:history="1">
        <w:r w:rsidR="00644A90" w:rsidRPr="00C1351B">
          <w:rPr>
            <w:rStyle w:val="Hyperlink"/>
            <w:noProof/>
          </w:rPr>
          <w:t>10.1</w:t>
        </w:r>
        <w:r w:rsidR="00644A90">
          <w:rPr>
            <w:rFonts w:eastAsiaTheme="minorEastAsia" w:cstheme="minorBidi"/>
            <w:b w:val="0"/>
            <w:bCs w:val="0"/>
            <w:noProof/>
            <w:kern w:val="2"/>
            <w:lang w:val="en-US"/>
            <w14:ligatures w14:val="standardContextual"/>
          </w:rPr>
          <w:tab/>
        </w:r>
        <w:r w:rsidR="00644A90" w:rsidRPr="00C1351B">
          <w:rPr>
            <w:rStyle w:val="Hyperlink"/>
            <w:noProof/>
          </w:rPr>
          <w:t>$info</w:t>
        </w:r>
        <w:r w:rsidR="00644A90">
          <w:rPr>
            <w:noProof/>
            <w:webHidden/>
          </w:rPr>
          <w:tab/>
        </w:r>
        <w:r w:rsidR="00644A90">
          <w:rPr>
            <w:noProof/>
            <w:webHidden/>
          </w:rPr>
          <w:fldChar w:fldCharType="begin"/>
        </w:r>
        <w:r w:rsidR="00644A90">
          <w:rPr>
            <w:noProof/>
            <w:webHidden/>
          </w:rPr>
          <w:instrText xml:space="preserve"> PAGEREF _Toc169534598 \h </w:instrText>
        </w:r>
        <w:r w:rsidR="00644A90">
          <w:rPr>
            <w:noProof/>
            <w:webHidden/>
          </w:rPr>
        </w:r>
        <w:r w:rsidR="00644A90">
          <w:rPr>
            <w:noProof/>
            <w:webHidden/>
          </w:rPr>
          <w:fldChar w:fldCharType="separate"/>
        </w:r>
        <w:r w:rsidR="00C51DF7">
          <w:rPr>
            <w:noProof/>
            <w:webHidden/>
          </w:rPr>
          <w:t>87</w:t>
        </w:r>
        <w:r w:rsidR="00644A90">
          <w:rPr>
            <w:noProof/>
            <w:webHidden/>
          </w:rPr>
          <w:fldChar w:fldCharType="end"/>
        </w:r>
      </w:hyperlink>
    </w:p>
    <w:p w14:paraId="27C526EC" w14:textId="1891D638"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9" w:history="1">
        <w:r w:rsidR="00644A90" w:rsidRPr="00C1351B">
          <w:rPr>
            <w:rStyle w:val="Hyperlink"/>
            <w:noProof/>
          </w:rPr>
          <w:t>10.2</w:t>
        </w:r>
        <w:r w:rsidR="00644A90">
          <w:rPr>
            <w:rFonts w:eastAsiaTheme="minorEastAsia" w:cstheme="minorBidi"/>
            <w:b w:val="0"/>
            <w:bCs w:val="0"/>
            <w:noProof/>
            <w:kern w:val="2"/>
            <w:lang w:val="en-US"/>
            <w14:ligatures w14:val="standardContextual"/>
          </w:rPr>
          <w:tab/>
        </w:r>
        <w:r w:rsidR="00644A90" w:rsidRPr="00C1351B">
          <w:rPr>
            <w:rStyle w:val="Hyperlink"/>
            <w:noProof/>
          </w:rPr>
          <w:t>$breeding</w:t>
        </w:r>
        <w:r w:rsidR="00644A90">
          <w:rPr>
            <w:noProof/>
            <w:webHidden/>
          </w:rPr>
          <w:tab/>
        </w:r>
        <w:r w:rsidR="00644A90">
          <w:rPr>
            <w:noProof/>
            <w:webHidden/>
          </w:rPr>
          <w:fldChar w:fldCharType="begin"/>
        </w:r>
        <w:r w:rsidR="00644A90">
          <w:rPr>
            <w:noProof/>
            <w:webHidden/>
          </w:rPr>
          <w:instrText xml:space="preserve"> PAGEREF _Toc169534599 \h </w:instrText>
        </w:r>
        <w:r w:rsidR="00644A90">
          <w:rPr>
            <w:noProof/>
            <w:webHidden/>
          </w:rPr>
        </w:r>
        <w:r w:rsidR="00644A90">
          <w:rPr>
            <w:noProof/>
            <w:webHidden/>
          </w:rPr>
          <w:fldChar w:fldCharType="separate"/>
        </w:r>
        <w:r w:rsidR="00C51DF7">
          <w:rPr>
            <w:noProof/>
            <w:webHidden/>
          </w:rPr>
          <w:t>89</w:t>
        </w:r>
        <w:r w:rsidR="00644A90">
          <w:rPr>
            <w:noProof/>
            <w:webHidden/>
          </w:rPr>
          <w:fldChar w:fldCharType="end"/>
        </w:r>
      </w:hyperlink>
    </w:p>
    <w:p w14:paraId="5172EB80" w14:textId="3317C6F4"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0" w:history="1">
        <w:r w:rsidR="00644A90" w:rsidRPr="00C1351B">
          <w:rPr>
            <w:rStyle w:val="Hyperlink"/>
            <w:noProof/>
            <w:lang w:val="en-US"/>
          </w:rPr>
          <w:t>10.2.1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generation</w:t>
        </w:r>
        <w:r w:rsidR="00644A90">
          <w:rPr>
            <w:noProof/>
            <w:webHidden/>
          </w:rPr>
          <w:tab/>
        </w:r>
        <w:r w:rsidR="00644A90">
          <w:rPr>
            <w:noProof/>
            <w:webHidden/>
          </w:rPr>
          <w:fldChar w:fldCharType="begin"/>
        </w:r>
        <w:r w:rsidR="00644A90">
          <w:rPr>
            <w:noProof/>
            <w:webHidden/>
          </w:rPr>
          <w:instrText xml:space="preserve"> PAGEREF _Toc169534600 \h </w:instrText>
        </w:r>
        <w:r w:rsidR="00644A90">
          <w:rPr>
            <w:noProof/>
            <w:webHidden/>
          </w:rPr>
        </w:r>
        <w:r w:rsidR="00644A90">
          <w:rPr>
            <w:noProof/>
            <w:webHidden/>
          </w:rPr>
          <w:fldChar w:fldCharType="separate"/>
        </w:r>
        <w:r w:rsidR="00C51DF7">
          <w:rPr>
            <w:noProof/>
            <w:webHidden/>
          </w:rPr>
          <w:t>89</w:t>
        </w:r>
        <w:r w:rsidR="00644A90">
          <w:rPr>
            <w:noProof/>
            <w:webHidden/>
          </w:rPr>
          <w:fldChar w:fldCharType="end"/>
        </w:r>
      </w:hyperlink>
    </w:p>
    <w:p w14:paraId="40C16295" w14:textId="34B02EFD"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1" w:history="1">
        <w:r w:rsidR="00644A90" w:rsidRPr="00C1351B">
          <w:rPr>
            <w:rStyle w:val="Hyperlink"/>
            <w:noProof/>
            <w:lang w:val="en-US"/>
          </w:rPr>
          <w:t>10.2.2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individual</w:t>
        </w:r>
        <w:r w:rsidR="00644A90">
          <w:rPr>
            <w:noProof/>
            <w:webHidden/>
          </w:rPr>
          <w:tab/>
        </w:r>
        <w:r w:rsidR="00644A90">
          <w:rPr>
            <w:noProof/>
            <w:webHidden/>
          </w:rPr>
          <w:fldChar w:fldCharType="begin"/>
        </w:r>
        <w:r w:rsidR="00644A90">
          <w:rPr>
            <w:noProof/>
            <w:webHidden/>
          </w:rPr>
          <w:instrText xml:space="preserve"> PAGEREF _Toc169534601 \h </w:instrText>
        </w:r>
        <w:r w:rsidR="00644A90">
          <w:rPr>
            <w:noProof/>
            <w:webHidden/>
          </w:rPr>
        </w:r>
        <w:r w:rsidR="00644A90">
          <w:rPr>
            <w:noProof/>
            <w:webHidden/>
          </w:rPr>
          <w:fldChar w:fldCharType="separate"/>
        </w:r>
        <w:r w:rsidR="00C51DF7">
          <w:rPr>
            <w:noProof/>
            <w:webHidden/>
          </w:rPr>
          <w:t>91</w:t>
        </w:r>
        <w:r w:rsidR="00644A90">
          <w:rPr>
            <w:noProof/>
            <w:webHidden/>
          </w:rPr>
          <w:fldChar w:fldCharType="end"/>
        </w:r>
      </w:hyperlink>
    </w:p>
    <w:p w14:paraId="55EFBE73" w14:textId="469D3A85" w:rsidR="00644A90" w:rsidRDefault="00CA3101" w:rsidP="00644A90">
      <w:pPr>
        <w:pStyle w:val="TOC1"/>
        <w:rPr>
          <w:rFonts w:eastAsiaTheme="minorEastAsia" w:cstheme="minorBidi"/>
          <w:noProof/>
          <w:kern w:val="2"/>
          <w:sz w:val="22"/>
          <w:szCs w:val="22"/>
          <w:lang w:val="en-US"/>
          <w14:ligatures w14:val="standardContextual"/>
        </w:rPr>
      </w:pPr>
      <w:hyperlink w:anchor="_Toc169534602" w:history="1">
        <w:r w:rsidR="00644A90" w:rsidRPr="00C1351B">
          <w:rPr>
            <w:rStyle w:val="Hyperlink"/>
            <w:noProof/>
            <w:lang w:val="en-US"/>
          </w:rPr>
          <w:t>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Memory and computation times</w:t>
        </w:r>
        <w:r w:rsidR="00644A90">
          <w:rPr>
            <w:noProof/>
            <w:webHidden/>
          </w:rPr>
          <w:tab/>
        </w:r>
        <w:r w:rsidR="00644A90">
          <w:rPr>
            <w:noProof/>
            <w:webHidden/>
          </w:rPr>
          <w:fldChar w:fldCharType="begin"/>
        </w:r>
        <w:r w:rsidR="00644A90">
          <w:rPr>
            <w:noProof/>
            <w:webHidden/>
          </w:rPr>
          <w:instrText xml:space="preserve"> PAGEREF _Toc169534602 \h </w:instrText>
        </w:r>
        <w:r w:rsidR="00644A90">
          <w:rPr>
            <w:noProof/>
            <w:webHidden/>
          </w:rPr>
        </w:r>
        <w:r w:rsidR="00644A90">
          <w:rPr>
            <w:noProof/>
            <w:webHidden/>
          </w:rPr>
          <w:fldChar w:fldCharType="separate"/>
        </w:r>
        <w:r w:rsidR="00C51DF7">
          <w:rPr>
            <w:noProof/>
            <w:webHidden/>
          </w:rPr>
          <w:t>93</w:t>
        </w:r>
        <w:r w:rsidR="00644A90">
          <w:rPr>
            <w:noProof/>
            <w:webHidden/>
          </w:rPr>
          <w:fldChar w:fldCharType="end"/>
        </w:r>
      </w:hyperlink>
    </w:p>
    <w:p w14:paraId="696A3730" w14:textId="1D327640"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3" w:history="1">
        <w:r w:rsidR="00644A90" w:rsidRPr="00C1351B">
          <w:rPr>
            <w:rStyle w:val="Hyperlink"/>
            <w:noProof/>
            <w:lang w:val="en-US"/>
          </w:rPr>
          <w:t>11.1.1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Efficient BLAS / LAPACK</w:t>
        </w:r>
        <w:r w:rsidR="00644A90">
          <w:rPr>
            <w:noProof/>
            <w:webHidden/>
          </w:rPr>
          <w:tab/>
        </w:r>
        <w:r w:rsidR="00644A90">
          <w:rPr>
            <w:noProof/>
            <w:webHidden/>
          </w:rPr>
          <w:fldChar w:fldCharType="begin"/>
        </w:r>
        <w:r w:rsidR="00644A90">
          <w:rPr>
            <w:noProof/>
            <w:webHidden/>
          </w:rPr>
          <w:instrText xml:space="preserve"> PAGEREF _Toc169534603 \h </w:instrText>
        </w:r>
        <w:r w:rsidR="00644A90">
          <w:rPr>
            <w:noProof/>
            <w:webHidden/>
          </w:rPr>
        </w:r>
        <w:r w:rsidR="00644A90">
          <w:rPr>
            <w:noProof/>
            <w:webHidden/>
          </w:rPr>
          <w:fldChar w:fldCharType="separate"/>
        </w:r>
        <w:r w:rsidR="00C51DF7">
          <w:rPr>
            <w:noProof/>
            <w:webHidden/>
          </w:rPr>
          <w:t>93</w:t>
        </w:r>
        <w:r w:rsidR="00644A90">
          <w:rPr>
            <w:noProof/>
            <w:webHidden/>
          </w:rPr>
          <w:fldChar w:fldCharType="end"/>
        </w:r>
      </w:hyperlink>
    </w:p>
    <w:p w14:paraId="2AD41E7B" w14:textId="7CA62EF3"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4" w:history="1">
        <w:r w:rsidR="00644A90" w:rsidRPr="00C1351B">
          <w:rPr>
            <w:rStyle w:val="Hyperlink"/>
            <w:noProof/>
            <w:lang w:val="en-US"/>
          </w:rPr>
          <w:t>11.1.2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Reducing the size of the population list</w:t>
        </w:r>
        <w:r w:rsidR="00644A90">
          <w:rPr>
            <w:noProof/>
            <w:webHidden/>
          </w:rPr>
          <w:tab/>
        </w:r>
        <w:r w:rsidR="00644A90">
          <w:rPr>
            <w:noProof/>
            <w:webHidden/>
          </w:rPr>
          <w:fldChar w:fldCharType="begin"/>
        </w:r>
        <w:r w:rsidR="00644A90">
          <w:rPr>
            <w:noProof/>
            <w:webHidden/>
          </w:rPr>
          <w:instrText xml:space="preserve"> PAGEREF _Toc169534604 \h </w:instrText>
        </w:r>
        <w:r w:rsidR="00644A90">
          <w:rPr>
            <w:noProof/>
            <w:webHidden/>
          </w:rPr>
        </w:r>
        <w:r w:rsidR="00644A90">
          <w:rPr>
            <w:noProof/>
            <w:webHidden/>
          </w:rPr>
          <w:fldChar w:fldCharType="separate"/>
        </w:r>
        <w:r w:rsidR="00C51DF7">
          <w:rPr>
            <w:noProof/>
            <w:webHidden/>
          </w:rPr>
          <w:t>93</w:t>
        </w:r>
        <w:r w:rsidR="00644A90">
          <w:rPr>
            <w:noProof/>
            <w:webHidden/>
          </w:rPr>
          <w:fldChar w:fldCharType="end"/>
        </w:r>
      </w:hyperlink>
    </w:p>
    <w:p w14:paraId="26A219B2" w14:textId="3172C98A"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5" w:history="1">
        <w:r w:rsidR="00644A90" w:rsidRPr="00C1351B">
          <w:rPr>
            <w:rStyle w:val="Hyperlink"/>
            <w:noProof/>
            <w:lang w:val="en-US"/>
          </w:rPr>
          <w:t>11.1.3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Inverting G using miraculix</w:t>
        </w:r>
        <w:r w:rsidR="00644A90">
          <w:rPr>
            <w:noProof/>
            <w:webHidden/>
          </w:rPr>
          <w:tab/>
        </w:r>
        <w:r w:rsidR="00644A90">
          <w:rPr>
            <w:noProof/>
            <w:webHidden/>
          </w:rPr>
          <w:fldChar w:fldCharType="begin"/>
        </w:r>
        <w:r w:rsidR="00644A90">
          <w:rPr>
            <w:noProof/>
            <w:webHidden/>
          </w:rPr>
          <w:instrText xml:space="preserve"> PAGEREF _Toc169534605 \h </w:instrText>
        </w:r>
        <w:r w:rsidR="00644A90">
          <w:rPr>
            <w:noProof/>
            <w:webHidden/>
          </w:rPr>
        </w:r>
        <w:r w:rsidR="00644A90">
          <w:rPr>
            <w:noProof/>
            <w:webHidden/>
          </w:rPr>
          <w:fldChar w:fldCharType="separate"/>
        </w:r>
        <w:r w:rsidR="00C51DF7">
          <w:rPr>
            <w:noProof/>
            <w:webHidden/>
          </w:rPr>
          <w:t>94</w:t>
        </w:r>
        <w:r w:rsidR="00644A90">
          <w:rPr>
            <w:noProof/>
            <w:webHidden/>
          </w:rPr>
          <w:fldChar w:fldCharType="end"/>
        </w:r>
      </w:hyperlink>
    </w:p>
    <w:p w14:paraId="33C0804E" w14:textId="76B8B79A"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6" w:history="1">
        <w:r w:rsidR="00644A90" w:rsidRPr="00C1351B">
          <w:rPr>
            <w:rStyle w:val="Hyperlink"/>
            <w:noProof/>
            <w:lang w:val="en-US"/>
          </w:rPr>
          <w:t>11.1.4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Working with a high number of traits</w:t>
        </w:r>
        <w:r w:rsidR="00644A90">
          <w:rPr>
            <w:noProof/>
            <w:webHidden/>
          </w:rPr>
          <w:tab/>
        </w:r>
        <w:r w:rsidR="00644A90">
          <w:rPr>
            <w:noProof/>
            <w:webHidden/>
          </w:rPr>
          <w:fldChar w:fldCharType="begin"/>
        </w:r>
        <w:r w:rsidR="00644A90">
          <w:rPr>
            <w:noProof/>
            <w:webHidden/>
          </w:rPr>
          <w:instrText xml:space="preserve"> PAGEREF _Toc169534606 \h </w:instrText>
        </w:r>
        <w:r w:rsidR="00644A90">
          <w:rPr>
            <w:noProof/>
            <w:webHidden/>
          </w:rPr>
        </w:r>
        <w:r w:rsidR="00644A90">
          <w:rPr>
            <w:noProof/>
            <w:webHidden/>
          </w:rPr>
          <w:fldChar w:fldCharType="separate"/>
        </w:r>
        <w:r w:rsidR="00C51DF7">
          <w:rPr>
            <w:noProof/>
            <w:webHidden/>
          </w:rPr>
          <w:t>94</w:t>
        </w:r>
        <w:r w:rsidR="00644A90">
          <w:rPr>
            <w:noProof/>
            <w:webHidden/>
          </w:rPr>
          <w:fldChar w:fldCharType="end"/>
        </w:r>
      </w:hyperlink>
    </w:p>
    <w:p w14:paraId="7B07047A" w14:textId="7225CC84" w:rsidR="00644A90" w:rsidRDefault="00CA3101">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7" w:history="1">
        <w:r w:rsidR="00644A90" w:rsidRPr="00C1351B">
          <w:rPr>
            <w:rStyle w:val="Hyperlink"/>
            <w:noProof/>
            <w:lang w:val="en-US"/>
          </w:rPr>
          <w:t>11.1.5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On-the-fly calculation of haplotypes</w:t>
        </w:r>
        <w:r w:rsidR="00644A90">
          <w:rPr>
            <w:noProof/>
            <w:webHidden/>
          </w:rPr>
          <w:tab/>
        </w:r>
        <w:r w:rsidR="00644A90">
          <w:rPr>
            <w:noProof/>
            <w:webHidden/>
          </w:rPr>
          <w:fldChar w:fldCharType="begin"/>
        </w:r>
        <w:r w:rsidR="00644A90">
          <w:rPr>
            <w:noProof/>
            <w:webHidden/>
          </w:rPr>
          <w:instrText xml:space="preserve"> PAGEREF _Toc169534607 \h </w:instrText>
        </w:r>
        <w:r w:rsidR="00644A90">
          <w:rPr>
            <w:noProof/>
            <w:webHidden/>
          </w:rPr>
        </w:r>
        <w:r w:rsidR="00644A90">
          <w:rPr>
            <w:noProof/>
            <w:webHidden/>
          </w:rPr>
          <w:fldChar w:fldCharType="separate"/>
        </w:r>
        <w:r w:rsidR="00C51DF7">
          <w:rPr>
            <w:noProof/>
            <w:webHidden/>
          </w:rPr>
          <w:t>95</w:t>
        </w:r>
        <w:r w:rsidR="00644A90">
          <w:rPr>
            <w:noProof/>
            <w:webHidden/>
          </w:rPr>
          <w:fldChar w:fldCharType="end"/>
        </w:r>
      </w:hyperlink>
    </w:p>
    <w:p w14:paraId="5743BBD9" w14:textId="0D53D71C" w:rsidR="00644A90" w:rsidRDefault="00CA3101" w:rsidP="00644A90">
      <w:pPr>
        <w:pStyle w:val="TOC1"/>
        <w:rPr>
          <w:rFonts w:eastAsiaTheme="minorEastAsia" w:cstheme="minorBidi"/>
          <w:noProof/>
          <w:kern w:val="2"/>
          <w:sz w:val="22"/>
          <w:szCs w:val="22"/>
          <w:lang w:val="en-US"/>
          <w14:ligatures w14:val="standardContextual"/>
        </w:rPr>
      </w:pPr>
      <w:hyperlink w:anchor="_Toc169534608" w:history="1">
        <w:r w:rsidR="00644A90" w:rsidRPr="00C1351B">
          <w:rPr>
            <w:rStyle w:val="Hyperlink"/>
            <w:noProof/>
            <w:lang w:val="en-US"/>
          </w:rPr>
          <w:t>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breeding.diploid()</w:t>
        </w:r>
        <w:r w:rsidR="00644A90">
          <w:rPr>
            <w:noProof/>
            <w:webHidden/>
          </w:rPr>
          <w:tab/>
        </w:r>
        <w:r w:rsidR="00644A90">
          <w:rPr>
            <w:noProof/>
            <w:webHidden/>
          </w:rPr>
          <w:fldChar w:fldCharType="begin"/>
        </w:r>
        <w:r w:rsidR="00644A90">
          <w:rPr>
            <w:noProof/>
            <w:webHidden/>
          </w:rPr>
          <w:instrText xml:space="preserve"> PAGEREF _Toc169534608 \h </w:instrText>
        </w:r>
        <w:r w:rsidR="00644A90">
          <w:rPr>
            <w:noProof/>
            <w:webHidden/>
          </w:rPr>
        </w:r>
        <w:r w:rsidR="00644A90">
          <w:rPr>
            <w:noProof/>
            <w:webHidden/>
          </w:rPr>
          <w:fldChar w:fldCharType="separate"/>
        </w:r>
        <w:r w:rsidR="00C51DF7">
          <w:rPr>
            <w:noProof/>
            <w:webHidden/>
          </w:rPr>
          <w:t>96</w:t>
        </w:r>
        <w:r w:rsidR="00644A90">
          <w:rPr>
            <w:noProof/>
            <w:webHidden/>
          </w:rPr>
          <w:fldChar w:fldCharType="end"/>
        </w:r>
      </w:hyperlink>
    </w:p>
    <w:p w14:paraId="5C8A53AA" w14:textId="376B56C3" w:rsidR="00644A90" w:rsidRDefault="00CA3101" w:rsidP="00644A90">
      <w:pPr>
        <w:pStyle w:val="TOC1"/>
        <w:rPr>
          <w:rFonts w:eastAsiaTheme="minorEastAsia" w:cstheme="minorBidi"/>
          <w:noProof/>
          <w:kern w:val="2"/>
          <w:sz w:val="22"/>
          <w:szCs w:val="22"/>
          <w:lang w:val="en-US"/>
          <w14:ligatures w14:val="standardContextual"/>
        </w:rPr>
      </w:pPr>
      <w:hyperlink w:anchor="_Toc169534609" w:history="1">
        <w:r w:rsidR="00644A90" w:rsidRPr="00C1351B">
          <w:rPr>
            <w:rStyle w:val="Hyperlink"/>
            <w:noProof/>
            <w:lang w:val="en-US"/>
          </w:rPr>
          <w:t>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creating.diploid()</w:t>
        </w:r>
        <w:r w:rsidR="00644A90">
          <w:rPr>
            <w:noProof/>
            <w:webHidden/>
          </w:rPr>
          <w:tab/>
        </w:r>
        <w:r w:rsidR="00644A90">
          <w:rPr>
            <w:noProof/>
            <w:webHidden/>
          </w:rPr>
          <w:fldChar w:fldCharType="begin"/>
        </w:r>
        <w:r w:rsidR="00644A90">
          <w:rPr>
            <w:noProof/>
            <w:webHidden/>
          </w:rPr>
          <w:instrText xml:space="preserve"> PAGEREF _Toc169534609 \h </w:instrText>
        </w:r>
        <w:r w:rsidR="00644A90">
          <w:rPr>
            <w:noProof/>
            <w:webHidden/>
          </w:rPr>
        </w:r>
        <w:r w:rsidR="00644A90">
          <w:rPr>
            <w:noProof/>
            <w:webHidden/>
          </w:rPr>
          <w:fldChar w:fldCharType="separate"/>
        </w:r>
        <w:r w:rsidR="00C51DF7">
          <w:rPr>
            <w:noProof/>
            <w:webHidden/>
          </w:rPr>
          <w:t>109</w:t>
        </w:r>
        <w:r w:rsidR="00644A90">
          <w:rPr>
            <w:noProof/>
            <w:webHidden/>
          </w:rPr>
          <w:fldChar w:fldCharType="end"/>
        </w:r>
      </w:hyperlink>
    </w:p>
    <w:p w14:paraId="41B886CF" w14:textId="23A95758" w:rsidR="00644A90" w:rsidRDefault="00CA3101" w:rsidP="00644A90">
      <w:pPr>
        <w:pStyle w:val="TOC1"/>
        <w:rPr>
          <w:rFonts w:eastAsiaTheme="minorEastAsia" w:cstheme="minorBidi"/>
          <w:noProof/>
          <w:kern w:val="2"/>
          <w:sz w:val="22"/>
          <w:szCs w:val="22"/>
          <w:lang w:val="en-US"/>
          <w14:ligatures w14:val="standardContextual"/>
        </w:rPr>
      </w:pPr>
      <w:hyperlink w:anchor="_Toc169534610" w:history="1">
        <w:r w:rsidR="00644A90" w:rsidRPr="00C1351B">
          <w:rPr>
            <w:rStyle w:val="Hyperlink"/>
            <w:noProof/>
            <w:lang w:val="en-US"/>
          </w:rPr>
          <w:t>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datasets included in the package</w:t>
        </w:r>
        <w:r w:rsidR="00644A90">
          <w:rPr>
            <w:noProof/>
            <w:webHidden/>
          </w:rPr>
          <w:tab/>
        </w:r>
        <w:r w:rsidR="00644A90">
          <w:rPr>
            <w:noProof/>
            <w:webHidden/>
          </w:rPr>
          <w:fldChar w:fldCharType="begin"/>
        </w:r>
        <w:r w:rsidR="00644A90">
          <w:rPr>
            <w:noProof/>
            <w:webHidden/>
          </w:rPr>
          <w:instrText xml:space="preserve"> PAGEREF _Toc169534610 \h </w:instrText>
        </w:r>
        <w:r w:rsidR="00644A90">
          <w:rPr>
            <w:noProof/>
            <w:webHidden/>
          </w:rPr>
        </w:r>
        <w:r w:rsidR="00644A90">
          <w:rPr>
            <w:noProof/>
            <w:webHidden/>
          </w:rPr>
          <w:fldChar w:fldCharType="separate"/>
        </w:r>
        <w:r w:rsidR="00C51DF7">
          <w:rPr>
            <w:noProof/>
            <w:webHidden/>
          </w:rPr>
          <w:t>114</w:t>
        </w:r>
        <w:r w:rsidR="00644A90">
          <w:rPr>
            <w:noProof/>
            <w:webHidden/>
          </w:rPr>
          <w:fldChar w:fldCharType="end"/>
        </w:r>
      </w:hyperlink>
    </w:p>
    <w:p w14:paraId="5F189C2C" w14:textId="3992CB26" w:rsidR="00644A90" w:rsidRDefault="00CA3101" w:rsidP="00644A90">
      <w:pPr>
        <w:pStyle w:val="TOC1"/>
        <w:rPr>
          <w:rFonts w:eastAsiaTheme="minorEastAsia" w:cstheme="minorBidi"/>
          <w:noProof/>
          <w:kern w:val="2"/>
          <w:sz w:val="22"/>
          <w:szCs w:val="22"/>
          <w:lang w:val="en-US"/>
          <w14:ligatures w14:val="standardContextual"/>
        </w:rPr>
      </w:pPr>
      <w:hyperlink w:anchor="_Toc169534611" w:history="1">
        <w:r w:rsidR="00644A90" w:rsidRPr="00C1351B">
          <w:rPr>
            <w:rStyle w:val="Hyperlink"/>
            <w:noProof/>
            <w:lang w:val="en-US"/>
          </w:rPr>
          <w:t>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 the generation of traits</w:t>
        </w:r>
        <w:r w:rsidR="00644A90">
          <w:rPr>
            <w:noProof/>
            <w:webHidden/>
          </w:rPr>
          <w:tab/>
        </w:r>
        <w:r w:rsidR="00644A90">
          <w:rPr>
            <w:noProof/>
            <w:webHidden/>
          </w:rPr>
          <w:fldChar w:fldCharType="begin"/>
        </w:r>
        <w:r w:rsidR="00644A90">
          <w:rPr>
            <w:noProof/>
            <w:webHidden/>
          </w:rPr>
          <w:instrText xml:space="preserve"> PAGEREF _Toc169534611 \h </w:instrText>
        </w:r>
        <w:r w:rsidR="00644A90">
          <w:rPr>
            <w:noProof/>
            <w:webHidden/>
          </w:rPr>
        </w:r>
        <w:r w:rsidR="00644A90">
          <w:rPr>
            <w:noProof/>
            <w:webHidden/>
          </w:rPr>
          <w:fldChar w:fldCharType="separate"/>
        </w:r>
        <w:r w:rsidR="00C51DF7">
          <w:rPr>
            <w:noProof/>
            <w:webHidden/>
          </w:rPr>
          <w:t>116</w:t>
        </w:r>
        <w:r w:rsidR="00644A90">
          <w:rPr>
            <w:noProof/>
            <w:webHidden/>
          </w:rPr>
          <w:fldChar w:fldCharType="end"/>
        </w:r>
      </w:hyperlink>
    </w:p>
    <w:p w14:paraId="4E2C302E" w14:textId="370F76DE"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2" w:history="1">
        <w:r w:rsidR="00644A90" w:rsidRPr="00C1351B">
          <w:rPr>
            <w:rStyle w:val="Hyperlink"/>
            <w:noProof/>
          </w:rPr>
          <w:t>15.1</w:t>
        </w:r>
        <w:r w:rsidR="00644A90">
          <w:rPr>
            <w:rFonts w:eastAsiaTheme="minorEastAsia" w:cstheme="minorBidi"/>
            <w:b w:val="0"/>
            <w:bCs w:val="0"/>
            <w:noProof/>
            <w:kern w:val="2"/>
            <w:lang w:val="en-US"/>
            <w14:ligatures w14:val="standardContextual"/>
          </w:rPr>
          <w:tab/>
        </w:r>
        <w:r w:rsidR="00644A90" w:rsidRPr="00C1351B">
          <w:rPr>
            <w:rStyle w:val="Hyperlink"/>
            <w:noProof/>
          </w:rPr>
          <w:t>General</w:t>
        </w:r>
        <w:r w:rsidR="00644A90">
          <w:rPr>
            <w:noProof/>
            <w:webHidden/>
          </w:rPr>
          <w:tab/>
        </w:r>
        <w:r w:rsidR="00644A90">
          <w:rPr>
            <w:noProof/>
            <w:webHidden/>
          </w:rPr>
          <w:fldChar w:fldCharType="begin"/>
        </w:r>
        <w:r w:rsidR="00644A90">
          <w:rPr>
            <w:noProof/>
            <w:webHidden/>
          </w:rPr>
          <w:instrText xml:space="preserve"> PAGEREF _Toc169534612 \h </w:instrText>
        </w:r>
        <w:r w:rsidR="00644A90">
          <w:rPr>
            <w:noProof/>
            <w:webHidden/>
          </w:rPr>
        </w:r>
        <w:r w:rsidR="00644A90">
          <w:rPr>
            <w:noProof/>
            <w:webHidden/>
          </w:rPr>
          <w:fldChar w:fldCharType="separate"/>
        </w:r>
        <w:r w:rsidR="00C51DF7">
          <w:rPr>
            <w:noProof/>
            <w:webHidden/>
          </w:rPr>
          <w:t>116</w:t>
        </w:r>
        <w:r w:rsidR="00644A90">
          <w:rPr>
            <w:noProof/>
            <w:webHidden/>
          </w:rPr>
          <w:fldChar w:fldCharType="end"/>
        </w:r>
      </w:hyperlink>
    </w:p>
    <w:p w14:paraId="104139A5" w14:textId="040EA825"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3" w:history="1">
        <w:r w:rsidR="00644A90" w:rsidRPr="00C1351B">
          <w:rPr>
            <w:rStyle w:val="Hyperlink"/>
            <w:noProof/>
          </w:rPr>
          <w:t>15.2</w:t>
        </w:r>
        <w:r w:rsidR="00644A90">
          <w:rPr>
            <w:rFonts w:eastAsiaTheme="minorEastAsia" w:cstheme="minorBidi"/>
            <w:b w:val="0"/>
            <w:bCs w:val="0"/>
            <w:noProof/>
            <w:kern w:val="2"/>
            <w:lang w:val="en-US"/>
            <w14:ligatures w14:val="standardContextual"/>
          </w:rPr>
          <w:tab/>
        </w:r>
        <w:r w:rsidR="00644A90" w:rsidRPr="00C1351B">
          <w:rPr>
            <w:rStyle w:val="Hyperlink"/>
            <w:noProof/>
          </w:rPr>
          <w:t>Genotype – by – environment</w:t>
        </w:r>
        <w:r w:rsidR="00644A90">
          <w:rPr>
            <w:noProof/>
            <w:webHidden/>
          </w:rPr>
          <w:tab/>
        </w:r>
        <w:r w:rsidR="00644A90">
          <w:rPr>
            <w:noProof/>
            <w:webHidden/>
          </w:rPr>
          <w:fldChar w:fldCharType="begin"/>
        </w:r>
        <w:r w:rsidR="00644A90">
          <w:rPr>
            <w:noProof/>
            <w:webHidden/>
          </w:rPr>
          <w:instrText xml:space="preserve"> PAGEREF _Toc169534613 \h </w:instrText>
        </w:r>
        <w:r w:rsidR="00644A90">
          <w:rPr>
            <w:noProof/>
            <w:webHidden/>
          </w:rPr>
        </w:r>
        <w:r w:rsidR="00644A90">
          <w:rPr>
            <w:noProof/>
            <w:webHidden/>
          </w:rPr>
          <w:fldChar w:fldCharType="separate"/>
        </w:r>
        <w:r w:rsidR="00C51DF7">
          <w:rPr>
            <w:noProof/>
            <w:webHidden/>
          </w:rPr>
          <w:t>117</w:t>
        </w:r>
        <w:r w:rsidR="00644A90">
          <w:rPr>
            <w:noProof/>
            <w:webHidden/>
          </w:rPr>
          <w:fldChar w:fldCharType="end"/>
        </w:r>
      </w:hyperlink>
    </w:p>
    <w:p w14:paraId="314D15C1" w14:textId="7F12DC9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4" w:history="1">
        <w:r w:rsidR="00644A90" w:rsidRPr="00C1351B">
          <w:rPr>
            <w:rStyle w:val="Hyperlink"/>
            <w:noProof/>
          </w:rPr>
          <w:t>15.3</w:t>
        </w:r>
        <w:r w:rsidR="00644A90">
          <w:rPr>
            <w:rFonts w:eastAsiaTheme="minorEastAsia" w:cstheme="minorBidi"/>
            <w:b w:val="0"/>
            <w:bCs w:val="0"/>
            <w:noProof/>
            <w:kern w:val="2"/>
            <w:lang w:val="en-US"/>
            <w14:ligatures w14:val="standardContextual"/>
          </w:rPr>
          <w:tab/>
        </w:r>
        <w:r w:rsidR="00644A90" w:rsidRPr="00C1351B">
          <w:rPr>
            <w:rStyle w:val="Hyperlink"/>
            <w:noProof/>
          </w:rPr>
          <w:t>Covariance matrix</w:t>
        </w:r>
        <w:r w:rsidR="00644A90">
          <w:rPr>
            <w:noProof/>
            <w:webHidden/>
          </w:rPr>
          <w:tab/>
        </w:r>
        <w:r w:rsidR="00644A90">
          <w:rPr>
            <w:noProof/>
            <w:webHidden/>
          </w:rPr>
          <w:fldChar w:fldCharType="begin"/>
        </w:r>
        <w:r w:rsidR="00644A90">
          <w:rPr>
            <w:noProof/>
            <w:webHidden/>
          </w:rPr>
          <w:instrText xml:space="preserve"> PAGEREF _Toc169534614 \h </w:instrText>
        </w:r>
        <w:r w:rsidR="00644A90">
          <w:rPr>
            <w:noProof/>
            <w:webHidden/>
          </w:rPr>
        </w:r>
        <w:r w:rsidR="00644A90">
          <w:rPr>
            <w:noProof/>
            <w:webHidden/>
          </w:rPr>
          <w:fldChar w:fldCharType="separate"/>
        </w:r>
        <w:r w:rsidR="00C51DF7">
          <w:rPr>
            <w:noProof/>
            <w:webHidden/>
          </w:rPr>
          <w:t>117</w:t>
        </w:r>
        <w:r w:rsidR="00644A90">
          <w:rPr>
            <w:noProof/>
            <w:webHidden/>
          </w:rPr>
          <w:fldChar w:fldCharType="end"/>
        </w:r>
      </w:hyperlink>
    </w:p>
    <w:p w14:paraId="75486A65" w14:textId="261EBD9F" w:rsidR="00644A90" w:rsidRDefault="00CA3101" w:rsidP="00644A90">
      <w:pPr>
        <w:pStyle w:val="TOC1"/>
        <w:rPr>
          <w:rFonts w:eastAsiaTheme="minorEastAsia" w:cstheme="minorBidi"/>
          <w:noProof/>
          <w:kern w:val="2"/>
          <w:sz w:val="22"/>
          <w:szCs w:val="22"/>
          <w:lang w:val="en-US"/>
          <w14:ligatures w14:val="standardContextual"/>
        </w:rPr>
      </w:pPr>
      <w:hyperlink w:anchor="_Toc169534615" w:history="1">
        <w:r w:rsidR="00644A90" w:rsidRPr="00C1351B">
          <w:rPr>
            <w:rStyle w:val="Hyperlink"/>
            <w:noProof/>
            <w:lang w:val="en-US"/>
          </w:rPr>
          <w:t>16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User-interface</w:t>
        </w:r>
        <w:r w:rsidR="00644A90">
          <w:rPr>
            <w:noProof/>
            <w:webHidden/>
          </w:rPr>
          <w:tab/>
        </w:r>
        <w:r w:rsidR="00644A90">
          <w:rPr>
            <w:noProof/>
            <w:webHidden/>
          </w:rPr>
          <w:fldChar w:fldCharType="begin"/>
        </w:r>
        <w:r w:rsidR="00644A90">
          <w:rPr>
            <w:noProof/>
            <w:webHidden/>
          </w:rPr>
          <w:instrText xml:space="preserve"> PAGEREF _Toc169534615 \h </w:instrText>
        </w:r>
        <w:r w:rsidR="00644A90">
          <w:rPr>
            <w:noProof/>
            <w:webHidden/>
          </w:rPr>
        </w:r>
        <w:r w:rsidR="00644A90">
          <w:rPr>
            <w:noProof/>
            <w:webHidden/>
          </w:rPr>
          <w:fldChar w:fldCharType="separate"/>
        </w:r>
        <w:r w:rsidR="00C51DF7">
          <w:rPr>
            <w:noProof/>
            <w:webHidden/>
          </w:rPr>
          <w:t>118</w:t>
        </w:r>
        <w:r w:rsidR="00644A90">
          <w:rPr>
            <w:noProof/>
            <w:webHidden/>
          </w:rPr>
          <w:fldChar w:fldCharType="end"/>
        </w:r>
      </w:hyperlink>
    </w:p>
    <w:p w14:paraId="7626AA5C" w14:textId="0B7CC75F"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6" w:history="1">
        <w:r w:rsidR="00644A90" w:rsidRPr="00C1351B">
          <w:rPr>
            <w:rStyle w:val="Hyperlink"/>
            <w:noProof/>
          </w:rPr>
          <w:t>16.1</w:t>
        </w:r>
        <w:r w:rsidR="00644A90">
          <w:rPr>
            <w:rFonts w:eastAsiaTheme="minorEastAsia" w:cstheme="minorBidi"/>
            <w:b w:val="0"/>
            <w:bCs w:val="0"/>
            <w:noProof/>
            <w:kern w:val="2"/>
            <w:lang w:val="en-US"/>
            <w14:ligatures w14:val="standardContextual"/>
          </w:rPr>
          <w:tab/>
        </w:r>
        <w:r w:rsidR="00644A90" w:rsidRPr="00C1351B">
          <w:rPr>
            <w:rStyle w:val="Hyperlink"/>
            <w:noProof/>
          </w:rPr>
          <w:t>MoBPSweb</w:t>
        </w:r>
        <w:r w:rsidR="00644A90">
          <w:rPr>
            <w:noProof/>
            <w:webHidden/>
          </w:rPr>
          <w:tab/>
        </w:r>
        <w:r w:rsidR="00644A90">
          <w:rPr>
            <w:noProof/>
            <w:webHidden/>
          </w:rPr>
          <w:fldChar w:fldCharType="begin"/>
        </w:r>
        <w:r w:rsidR="00644A90">
          <w:rPr>
            <w:noProof/>
            <w:webHidden/>
          </w:rPr>
          <w:instrText xml:space="preserve"> PAGEREF _Toc169534616 \h </w:instrText>
        </w:r>
        <w:r w:rsidR="00644A90">
          <w:rPr>
            <w:noProof/>
            <w:webHidden/>
          </w:rPr>
        </w:r>
        <w:r w:rsidR="00644A90">
          <w:rPr>
            <w:noProof/>
            <w:webHidden/>
          </w:rPr>
          <w:fldChar w:fldCharType="separate"/>
        </w:r>
        <w:r w:rsidR="00C51DF7">
          <w:rPr>
            <w:noProof/>
            <w:webHidden/>
          </w:rPr>
          <w:t>118</w:t>
        </w:r>
        <w:r w:rsidR="00644A90">
          <w:rPr>
            <w:noProof/>
            <w:webHidden/>
          </w:rPr>
          <w:fldChar w:fldCharType="end"/>
        </w:r>
      </w:hyperlink>
    </w:p>
    <w:p w14:paraId="44628D6C" w14:textId="10F126BB"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7" w:history="1">
        <w:r w:rsidR="00644A90" w:rsidRPr="00C1351B">
          <w:rPr>
            <w:rStyle w:val="Hyperlink"/>
            <w:noProof/>
          </w:rPr>
          <w:t>16.2</w:t>
        </w:r>
        <w:r w:rsidR="00644A90">
          <w:rPr>
            <w:rFonts w:eastAsiaTheme="minorEastAsia" w:cstheme="minorBidi"/>
            <w:b w:val="0"/>
            <w:bCs w:val="0"/>
            <w:noProof/>
            <w:kern w:val="2"/>
            <w:lang w:val="en-US"/>
            <w14:ligatures w14:val="standardContextual"/>
          </w:rPr>
          <w:tab/>
        </w:r>
        <w:r w:rsidR="00644A90" w:rsidRPr="00C1351B">
          <w:rPr>
            <w:rStyle w:val="Hyperlink"/>
            <w:noProof/>
          </w:rPr>
          <w:t>Input modules</w:t>
        </w:r>
        <w:r w:rsidR="00644A90">
          <w:rPr>
            <w:noProof/>
            <w:webHidden/>
          </w:rPr>
          <w:tab/>
        </w:r>
        <w:r w:rsidR="00644A90">
          <w:rPr>
            <w:noProof/>
            <w:webHidden/>
          </w:rPr>
          <w:fldChar w:fldCharType="begin"/>
        </w:r>
        <w:r w:rsidR="00644A90">
          <w:rPr>
            <w:noProof/>
            <w:webHidden/>
          </w:rPr>
          <w:instrText xml:space="preserve"> PAGEREF _Toc169534617 \h </w:instrText>
        </w:r>
        <w:r w:rsidR="00644A90">
          <w:rPr>
            <w:noProof/>
            <w:webHidden/>
          </w:rPr>
        </w:r>
        <w:r w:rsidR="00644A90">
          <w:rPr>
            <w:noProof/>
            <w:webHidden/>
          </w:rPr>
          <w:fldChar w:fldCharType="separate"/>
        </w:r>
        <w:r w:rsidR="00C51DF7">
          <w:rPr>
            <w:noProof/>
            <w:webHidden/>
          </w:rPr>
          <w:t>119</w:t>
        </w:r>
        <w:r w:rsidR="00644A90">
          <w:rPr>
            <w:noProof/>
            <w:webHidden/>
          </w:rPr>
          <w:fldChar w:fldCharType="end"/>
        </w:r>
      </w:hyperlink>
    </w:p>
    <w:p w14:paraId="13D847C5" w14:textId="3674A54A"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8" w:history="1">
        <w:r w:rsidR="00644A90" w:rsidRPr="00C1351B">
          <w:rPr>
            <w:rStyle w:val="Hyperlink"/>
            <w:noProof/>
          </w:rPr>
          <w:t>16.3</w:t>
        </w:r>
        <w:r w:rsidR="00644A90">
          <w:rPr>
            <w:rFonts w:eastAsiaTheme="minorEastAsia" w:cstheme="minorBidi"/>
            <w:b w:val="0"/>
            <w:bCs w:val="0"/>
            <w:noProof/>
            <w:kern w:val="2"/>
            <w:lang w:val="en-US"/>
            <w14:ligatures w14:val="standardContextual"/>
          </w:rPr>
          <w:tab/>
        </w:r>
        <w:r w:rsidR="00644A90" w:rsidRPr="00C1351B">
          <w:rPr>
            <w:rStyle w:val="Hyperlink"/>
            <w:noProof/>
          </w:rPr>
          <w:t>Output modules</w:t>
        </w:r>
        <w:r w:rsidR="00644A90">
          <w:rPr>
            <w:noProof/>
            <w:webHidden/>
          </w:rPr>
          <w:tab/>
        </w:r>
        <w:r w:rsidR="00644A90">
          <w:rPr>
            <w:noProof/>
            <w:webHidden/>
          </w:rPr>
          <w:fldChar w:fldCharType="begin"/>
        </w:r>
        <w:r w:rsidR="00644A90">
          <w:rPr>
            <w:noProof/>
            <w:webHidden/>
          </w:rPr>
          <w:instrText xml:space="preserve"> PAGEREF _Toc169534618 \h </w:instrText>
        </w:r>
        <w:r w:rsidR="00644A90">
          <w:rPr>
            <w:noProof/>
            <w:webHidden/>
          </w:rPr>
        </w:r>
        <w:r w:rsidR="00644A90">
          <w:rPr>
            <w:noProof/>
            <w:webHidden/>
          </w:rPr>
          <w:fldChar w:fldCharType="separate"/>
        </w:r>
        <w:r w:rsidR="00C51DF7">
          <w:rPr>
            <w:noProof/>
            <w:webHidden/>
          </w:rPr>
          <w:t>120</w:t>
        </w:r>
        <w:r w:rsidR="00644A90">
          <w:rPr>
            <w:noProof/>
            <w:webHidden/>
          </w:rPr>
          <w:fldChar w:fldCharType="end"/>
        </w:r>
      </w:hyperlink>
    </w:p>
    <w:p w14:paraId="6B461ABE" w14:textId="798B3744" w:rsidR="00644A90" w:rsidRDefault="00CA3101">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9" w:history="1">
        <w:r w:rsidR="00644A90" w:rsidRPr="00C1351B">
          <w:rPr>
            <w:rStyle w:val="Hyperlink"/>
            <w:noProof/>
          </w:rPr>
          <w:t>16.4</w:t>
        </w:r>
        <w:r w:rsidR="00644A90">
          <w:rPr>
            <w:rFonts w:eastAsiaTheme="minorEastAsia" w:cstheme="minorBidi"/>
            <w:b w:val="0"/>
            <w:bCs w:val="0"/>
            <w:noProof/>
            <w:kern w:val="2"/>
            <w:lang w:val="en-US"/>
            <w14:ligatures w14:val="standardContextual"/>
          </w:rPr>
          <w:tab/>
        </w:r>
        <w:r w:rsidR="00644A90" w:rsidRPr="00C1351B">
          <w:rPr>
            <w:rStyle w:val="Hyperlink"/>
            <w:noProof/>
          </w:rPr>
          <w:t>Compare Projects</w:t>
        </w:r>
        <w:r w:rsidR="00644A90">
          <w:rPr>
            <w:noProof/>
            <w:webHidden/>
          </w:rPr>
          <w:tab/>
        </w:r>
        <w:r w:rsidR="00644A90">
          <w:rPr>
            <w:noProof/>
            <w:webHidden/>
          </w:rPr>
          <w:fldChar w:fldCharType="begin"/>
        </w:r>
        <w:r w:rsidR="00644A90">
          <w:rPr>
            <w:noProof/>
            <w:webHidden/>
          </w:rPr>
          <w:instrText xml:space="preserve"> PAGEREF _Toc169534619 \h </w:instrText>
        </w:r>
        <w:r w:rsidR="00644A90">
          <w:rPr>
            <w:noProof/>
            <w:webHidden/>
          </w:rPr>
        </w:r>
        <w:r w:rsidR="00644A90">
          <w:rPr>
            <w:noProof/>
            <w:webHidden/>
          </w:rPr>
          <w:fldChar w:fldCharType="separate"/>
        </w:r>
        <w:r w:rsidR="00C51DF7">
          <w:rPr>
            <w:noProof/>
            <w:webHidden/>
          </w:rPr>
          <w:t>121</w:t>
        </w:r>
        <w:r w:rsidR="00644A90">
          <w:rPr>
            <w:noProof/>
            <w:webHidden/>
          </w:rPr>
          <w:fldChar w:fldCharType="end"/>
        </w:r>
      </w:hyperlink>
    </w:p>
    <w:p w14:paraId="7B7CE47B" w14:textId="2154E43C" w:rsidR="00644A90" w:rsidRDefault="00CA3101" w:rsidP="00644A90">
      <w:pPr>
        <w:pStyle w:val="TOC1"/>
        <w:rPr>
          <w:rFonts w:eastAsiaTheme="minorEastAsia" w:cstheme="minorBidi"/>
          <w:noProof/>
          <w:kern w:val="2"/>
          <w:sz w:val="22"/>
          <w:szCs w:val="22"/>
          <w:lang w:val="en-US"/>
          <w14:ligatures w14:val="standardContextual"/>
        </w:rPr>
      </w:pPr>
      <w:hyperlink w:anchor="_Toc169534620" w:history="1">
        <w:r w:rsidR="00644A90" w:rsidRPr="00C1351B">
          <w:rPr>
            <w:rStyle w:val="Hyperlink"/>
            <w:noProof/>
            <w:lang w:val="en-US"/>
          </w:rPr>
          <w:t>17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References</w:t>
        </w:r>
        <w:r w:rsidR="00644A90">
          <w:rPr>
            <w:noProof/>
            <w:webHidden/>
          </w:rPr>
          <w:tab/>
        </w:r>
        <w:r w:rsidR="00644A90">
          <w:rPr>
            <w:noProof/>
            <w:webHidden/>
          </w:rPr>
          <w:fldChar w:fldCharType="begin"/>
        </w:r>
        <w:r w:rsidR="00644A90">
          <w:rPr>
            <w:noProof/>
            <w:webHidden/>
          </w:rPr>
          <w:instrText xml:space="preserve"> PAGEREF _Toc169534620 \h </w:instrText>
        </w:r>
        <w:r w:rsidR="00644A90">
          <w:rPr>
            <w:noProof/>
            <w:webHidden/>
          </w:rPr>
        </w:r>
        <w:r w:rsidR="00644A90">
          <w:rPr>
            <w:noProof/>
            <w:webHidden/>
          </w:rPr>
          <w:fldChar w:fldCharType="separate"/>
        </w:r>
        <w:r w:rsidR="00C51DF7">
          <w:rPr>
            <w:noProof/>
            <w:webHidden/>
          </w:rPr>
          <w:t>123</w:t>
        </w:r>
        <w:r w:rsidR="00644A90">
          <w:rPr>
            <w:noProof/>
            <w:webHidden/>
          </w:rPr>
          <w:fldChar w:fldCharType="end"/>
        </w:r>
      </w:hyperlink>
    </w:p>
    <w:p w14:paraId="01562D76" w14:textId="23866310" w:rsidR="00644A90" w:rsidRDefault="00CA3101" w:rsidP="00644A90">
      <w:pPr>
        <w:pStyle w:val="TOC1"/>
        <w:rPr>
          <w:rFonts w:eastAsiaTheme="minorEastAsia" w:cstheme="minorBidi"/>
          <w:noProof/>
          <w:kern w:val="2"/>
          <w:sz w:val="22"/>
          <w:szCs w:val="22"/>
          <w:lang w:val="en-US"/>
          <w14:ligatures w14:val="standardContextual"/>
        </w:rPr>
      </w:pPr>
      <w:hyperlink w:anchor="_Toc169534621" w:history="1">
        <w:r w:rsidR="00644A90" w:rsidRPr="00C1351B">
          <w:rPr>
            <w:rStyle w:val="Hyperlink"/>
            <w:noProof/>
            <w:lang w:val="en-US"/>
          </w:rPr>
          <w:t>18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Citation</w:t>
        </w:r>
        <w:r w:rsidR="00644A90">
          <w:rPr>
            <w:noProof/>
            <w:webHidden/>
          </w:rPr>
          <w:tab/>
        </w:r>
        <w:r w:rsidR="00644A90">
          <w:rPr>
            <w:noProof/>
            <w:webHidden/>
          </w:rPr>
          <w:fldChar w:fldCharType="begin"/>
        </w:r>
        <w:r w:rsidR="00644A90">
          <w:rPr>
            <w:noProof/>
            <w:webHidden/>
          </w:rPr>
          <w:instrText xml:space="preserve"> PAGEREF _Toc169534621 \h </w:instrText>
        </w:r>
        <w:r w:rsidR="00644A90">
          <w:rPr>
            <w:noProof/>
            <w:webHidden/>
          </w:rPr>
        </w:r>
        <w:r w:rsidR="00644A90">
          <w:rPr>
            <w:noProof/>
            <w:webHidden/>
          </w:rPr>
          <w:fldChar w:fldCharType="separate"/>
        </w:r>
        <w:r w:rsidR="00C51DF7">
          <w:rPr>
            <w:noProof/>
            <w:webHidden/>
          </w:rPr>
          <w:t>125</w:t>
        </w:r>
        <w:r w:rsidR="00644A90">
          <w:rPr>
            <w:noProof/>
            <w:webHidden/>
          </w:rPr>
          <w:fldChar w:fldCharType="end"/>
        </w:r>
      </w:hyperlink>
    </w:p>
    <w:p w14:paraId="621AB532" w14:textId="278865AD" w:rsidR="00644A90" w:rsidRDefault="00CA3101" w:rsidP="00644A90">
      <w:pPr>
        <w:pStyle w:val="TOC1"/>
        <w:rPr>
          <w:rFonts w:eastAsiaTheme="minorEastAsia" w:cstheme="minorBidi"/>
          <w:noProof/>
          <w:kern w:val="2"/>
          <w:sz w:val="22"/>
          <w:szCs w:val="22"/>
          <w:lang w:val="en-US"/>
          <w14:ligatures w14:val="standardContextual"/>
        </w:rPr>
      </w:pPr>
      <w:hyperlink w:anchor="_Toc169534622" w:history="1">
        <w:r w:rsidR="00644A90" w:rsidRPr="00C1351B">
          <w:rPr>
            <w:rStyle w:val="Hyperlink"/>
            <w:noProof/>
            <w:lang w:val="en-US"/>
          </w:rPr>
          <w:t>19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Acknowledgements</w:t>
        </w:r>
        <w:r w:rsidR="00644A90">
          <w:rPr>
            <w:noProof/>
            <w:webHidden/>
          </w:rPr>
          <w:tab/>
        </w:r>
        <w:r w:rsidR="00644A90">
          <w:rPr>
            <w:noProof/>
            <w:webHidden/>
          </w:rPr>
          <w:fldChar w:fldCharType="begin"/>
        </w:r>
        <w:r w:rsidR="00644A90">
          <w:rPr>
            <w:noProof/>
            <w:webHidden/>
          </w:rPr>
          <w:instrText xml:space="preserve"> PAGEREF _Toc169534622 \h </w:instrText>
        </w:r>
        <w:r w:rsidR="00644A90">
          <w:rPr>
            <w:noProof/>
            <w:webHidden/>
          </w:rPr>
        </w:r>
        <w:r w:rsidR="00644A90">
          <w:rPr>
            <w:noProof/>
            <w:webHidden/>
          </w:rPr>
          <w:fldChar w:fldCharType="separate"/>
        </w:r>
        <w:r w:rsidR="00C51DF7">
          <w:rPr>
            <w:noProof/>
            <w:webHidden/>
          </w:rPr>
          <w:t>126</w:t>
        </w:r>
        <w:r w:rsidR="00644A90">
          <w:rPr>
            <w:noProof/>
            <w:webHidden/>
          </w:rPr>
          <w:fldChar w:fldCharType="end"/>
        </w:r>
      </w:hyperlink>
    </w:p>
    <w:p w14:paraId="5139B2AC" w14:textId="35A63B3F"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69534439"/>
      <w:r>
        <w:rPr>
          <w:lang w:val="en-US"/>
        </w:rPr>
        <w:lastRenderedPageBreak/>
        <w:t>Installation</w:t>
      </w:r>
      <w:bookmarkEnd w:id="2"/>
      <w:bookmarkEnd w:id="3"/>
      <w:r>
        <w:rPr>
          <w:lang w:val="en-US"/>
        </w:rPr>
        <w:t xml:space="preserve"> </w:t>
      </w:r>
    </w:p>
    <w:p w14:paraId="5139B2B7" w14:textId="7614719D"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w:t>
      </w:r>
      <w:r w:rsidR="00E35A3C">
        <w:rPr>
          <w:lang w:val="en-US"/>
        </w:rPr>
        <w:t>Depending on your operating system and version of R, different versions of these two packages are required</w:t>
      </w:r>
      <w:r w:rsidR="00C55565">
        <w:rPr>
          <w:lang w:val="en-US"/>
        </w:rPr>
        <w:t xml:space="preserve"> (see Step 2)</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9F218C">
          <w:rPr>
            <w:rStyle w:val="Hyperlink"/>
            <w:lang w:val="en-US"/>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F" w14:textId="14ABFAAE"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C0" w14:textId="5155B23F" w:rsidR="00571233" w:rsidRDefault="00571233" w:rsidP="00DF7796">
      <w:pPr>
        <w:jc w:val="both"/>
        <w:rPr>
          <w:lang w:val="en-US"/>
        </w:rPr>
      </w:pPr>
      <w:r>
        <w:rPr>
          <w:lang w:val="en-US"/>
        </w:rPr>
        <w:t xml:space="preserve">Code in the packages is highly dependent of the respective other package. So please do not use version of the package that are not </w:t>
      </w:r>
      <w:r w:rsidR="00E146A4">
        <w:rPr>
          <w:lang w:val="en-US"/>
        </w:rPr>
        <w:t>compatible</w:t>
      </w:r>
      <w:r>
        <w:rPr>
          <w:lang w:val="en-US"/>
        </w:rPr>
        <w:t xml:space="preserve"> with each other</w:t>
      </w:r>
      <w:r w:rsidR="00DE0BC9">
        <w:rPr>
          <w:lang w:val="en-US"/>
        </w:rPr>
        <w:t>.</w:t>
      </w:r>
    </w:p>
    <w:p w14:paraId="5139B2C1" w14:textId="09171C59" w:rsidR="00571233" w:rsidRDefault="00430FEB" w:rsidP="00DF7796">
      <w:pPr>
        <w:jc w:val="both"/>
        <w:rPr>
          <w:lang w:val="en-US"/>
        </w:rPr>
      </w:pPr>
      <w:r>
        <w:rPr>
          <w:lang w:val="en-US"/>
        </w:rPr>
        <w:t xml:space="preserve">We </w:t>
      </w:r>
      <w:r w:rsidR="008F6EB7">
        <w:rPr>
          <w:lang w:val="en-US"/>
        </w:rPr>
        <w:t>currently recommend the use of RandomFieldsUtils v.1.</w:t>
      </w:r>
      <w:r>
        <w:rPr>
          <w:lang w:val="en-US"/>
        </w:rPr>
        <w:t>5</w:t>
      </w:r>
      <w:r w:rsidR="001B3F1E">
        <w:rPr>
          <w:lang w:val="en-US"/>
        </w:rPr>
        <w:t>.</w:t>
      </w:r>
      <w:r>
        <w:rPr>
          <w:lang w:val="en-US"/>
        </w:rPr>
        <w:t>1.1</w:t>
      </w:r>
      <w:r w:rsidR="008F6EB7">
        <w:rPr>
          <w:lang w:val="en-US"/>
        </w:rPr>
        <w:t xml:space="preserve"> and miraculix v1.</w:t>
      </w:r>
      <w:r>
        <w:rPr>
          <w:lang w:val="en-US"/>
        </w:rPr>
        <w:t>5</w:t>
      </w:r>
      <w:r w:rsidR="001B3F1E">
        <w:rPr>
          <w:lang w:val="en-US"/>
        </w:rPr>
        <w:t>.</w:t>
      </w:r>
      <w:r>
        <w:rPr>
          <w:lang w:val="en-US"/>
        </w:rPr>
        <w:t>1.1</w:t>
      </w:r>
      <w:r w:rsidR="008F6EB7">
        <w:rPr>
          <w:lang w:val="en-US"/>
        </w:rPr>
        <w:t xml:space="preserve"> </w:t>
      </w:r>
      <w:r>
        <w:rPr>
          <w:lang w:val="en-US"/>
        </w:rPr>
        <w:t xml:space="preserve">for all systems. </w:t>
      </w: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47AEE5D9" w:rsidR="00571233" w:rsidRDefault="00571233" w:rsidP="00DF7796">
      <w:pPr>
        <w:jc w:val="both"/>
        <w:rPr>
          <w:lang w:val="en-US"/>
        </w:rPr>
      </w:pPr>
      <w:r>
        <w:rPr>
          <w:lang w:val="en-US"/>
        </w:rPr>
        <w:t xml:space="preserve">Install the MoBPS R-package itself. </w:t>
      </w:r>
      <w:r w:rsidR="0007175C">
        <w:rPr>
          <w:lang w:val="en-US"/>
        </w:rPr>
        <w:t>W</w:t>
      </w:r>
      <w:r>
        <w:rPr>
          <w:lang w:val="en-US"/>
        </w:rPr>
        <w:t>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w:t>
      </w:r>
      <w:r w:rsidR="000D7FC2">
        <w:rPr>
          <w:lang w:val="en-US"/>
        </w:rPr>
        <w:t>the latest version on CRAN is from November 2021.</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69534440"/>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69534441"/>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5D1689DA"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C51DF7">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C51DF7">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69534442"/>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69534443"/>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1D21ABD7"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C51DF7">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C51DF7">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69534444"/>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2FD3AB28"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C51DF7">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2FD3AB28"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C51DF7">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38411F3C"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C51DF7">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C51DF7">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C51DF7">
        <w:rPr>
          <w:lang w:val="en-US"/>
        </w:rPr>
        <w:t>9.10</w:t>
      </w:r>
      <w:r w:rsidR="00E83D46">
        <w:rPr>
          <w:lang w:val="en-US"/>
        </w:rPr>
        <w:fldChar w:fldCharType="end"/>
      </w:r>
      <w:r w:rsidR="003D7565">
        <w:rPr>
          <w:lang w:val="en-US"/>
        </w:rPr>
        <w:t>.</w:t>
      </w:r>
    </w:p>
    <w:p w14:paraId="5139B2EA" w14:textId="0F75D73A"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C51DF7">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2C72BEDA"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C51DF7">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69534445"/>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15B3837F"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C51DF7">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69534446"/>
      <w:r w:rsidRPr="00420AA7">
        <w:t>Simulating/Generating the genetic architecture underlying each trait</w:t>
      </w:r>
      <w:bookmarkEnd w:id="15"/>
      <w:bookmarkEnd w:id="16"/>
    </w:p>
    <w:p w14:paraId="5139B2F2" w14:textId="1722FB20"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C51DF7">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C51DF7">
        <w:rPr>
          <w:lang w:val="en-US"/>
        </w:rPr>
        <w:t>15</w:t>
      </w:r>
      <w:r w:rsidR="0005434E">
        <w:rPr>
          <w:lang w:val="en-US"/>
        </w:rPr>
        <w:fldChar w:fldCharType="end"/>
      </w:r>
      <w:r w:rsidR="00597813">
        <w:rPr>
          <w:lang w:val="en-US"/>
        </w:rPr>
        <w:t xml:space="preserve">. </w:t>
      </w:r>
    </w:p>
    <w:p w14:paraId="5139B2F3" w14:textId="4B009925"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C51DF7">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69534447"/>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ins w:id="18" w:author="Pook, Torsten" w:date="2025-05-02T10:18:00Z">
                <w:rPr>
                  <w:rFonts w:ascii="Cambria Math" w:hAnsi="Cambria Math"/>
                  <w:i/>
                  <w:lang w:val="en-US"/>
                </w:rPr>
              </w:ins>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9" w:name="_Ref527122423"/>
      <w:bookmarkStart w:id="20" w:name="_Toc169534448"/>
      <w:r>
        <w:rPr>
          <w:lang w:val="en-US"/>
        </w:rPr>
        <w:lastRenderedPageBreak/>
        <w:t>Predefined genetic architectures</w:t>
      </w:r>
      <w:bookmarkEnd w:id="19"/>
      <w:bookmarkEnd w:id="20"/>
    </w:p>
    <w:p w14:paraId="5139B302" w14:textId="0BC8CCA6"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C51DF7">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C51DF7">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1" w:name="_Ref527561153"/>
      <w:bookmarkStart w:id="22" w:name="_Toc169534449"/>
      <w:r>
        <w:rPr>
          <w:lang w:val="en-US"/>
        </w:rPr>
        <w:t>Correlated Traits</w:t>
      </w:r>
      <w:bookmarkEnd w:id="21"/>
      <w:bookmarkEnd w:id="22"/>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Pr="009F218C" w:rsidRDefault="001D4F88" w:rsidP="00E27EDB">
      <w:pPr>
        <w:pStyle w:val="Heading3"/>
        <w:rPr>
          <w:lang w:val="en-US"/>
        </w:rPr>
      </w:pPr>
      <w:bookmarkStart w:id="23" w:name="_Toc169534450"/>
      <w:r w:rsidRPr="009F218C">
        <w:rPr>
          <w:lang w:val="en-US"/>
        </w:rPr>
        <w:t>Traits with n</w:t>
      </w:r>
      <w:r w:rsidR="002436F0" w:rsidRPr="009F218C">
        <w:rPr>
          <w:lang w:val="en-US"/>
        </w:rPr>
        <w:t xml:space="preserve">on-gaussian distributed </w:t>
      </w:r>
      <w:r w:rsidRPr="009F218C">
        <w:rPr>
          <w:lang w:val="en-US"/>
        </w:rPr>
        <w:t>phenotypes</w:t>
      </w:r>
      <w:bookmarkEnd w:id="23"/>
    </w:p>
    <w:p w14:paraId="5139B30A" w14:textId="5E7E6278"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C51DF7">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C51DF7">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4" w:name="_Toc169534451"/>
      <w:r>
        <w:t>Maternal / paternal effects</w:t>
      </w:r>
      <w:bookmarkEnd w:id="24"/>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5" w:name="_Toc169534452"/>
      <w:r w:rsidRPr="001F0AFB">
        <w:rPr>
          <w:lang w:val="en-US"/>
        </w:rPr>
        <w:t>Traits as linear combination of other traits</w:t>
      </w:r>
      <w:bookmarkEnd w:id="25"/>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2838B357"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C51DF7">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6" w:name="_Toc169534453"/>
      <w:r>
        <w:t>Non-QTL based traits</w:t>
      </w:r>
      <w:bookmarkEnd w:id="26"/>
    </w:p>
    <w:p w14:paraId="51AC1532" w14:textId="515E9B90" w:rsidR="001D4F88" w:rsidRPr="009F218C" w:rsidRDefault="001D4F88" w:rsidP="001D4F88">
      <w:pPr>
        <w:rPr>
          <w:lang w:val="en-US"/>
        </w:rPr>
      </w:pPr>
      <w:r w:rsidRPr="009F218C">
        <w:rPr>
          <w:lang w:val="en-US"/>
        </w:rPr>
        <w:t xml:space="preserve">The total number of traits to simulate can be provided in </w:t>
      </w:r>
      <w:r w:rsidR="005E0BBB" w:rsidRPr="009F218C">
        <w:rPr>
          <w:b/>
          <w:bCs/>
          <w:lang w:val="en-US"/>
        </w:rPr>
        <w:t>n.traits</w:t>
      </w:r>
      <w:r w:rsidRPr="009F218C">
        <w:rPr>
          <w:lang w:val="en-US"/>
        </w:rPr>
        <w:t xml:space="preserve">. In case this exceeds the number of QTL-based traits, the rest with be simulated as non-QTL based </w:t>
      </w:r>
      <w:r w:rsidR="00E47F0E" w:rsidRPr="009F218C">
        <w:rPr>
          <w:lang w:val="en-US"/>
        </w:rPr>
        <w:t xml:space="preserve">on paternal average and inbreeding rate between the two parents. Variance in those traits is provided in </w:t>
      </w:r>
      <w:r w:rsidR="00E47F0E" w:rsidRPr="009F218C">
        <w:rPr>
          <w:b/>
          <w:bCs/>
          <w:lang w:val="en-US"/>
        </w:rPr>
        <w:t>polygenic.variance</w:t>
      </w:r>
      <w:r w:rsidR="00E47F0E" w:rsidRPr="009F218C">
        <w:rPr>
          <w:lang w:val="en-US"/>
        </w:rPr>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bookmarkStart w:id="27" w:name="_Toc169534454"/>
      <w:r>
        <w:t>Fixed effects</w:t>
      </w:r>
      <w:bookmarkEnd w:id="27"/>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8" w:name="_Toc169534455"/>
      <w:r>
        <w:t>Breed-specific traits &amp; Crossbreeding</w:t>
      </w:r>
      <w:bookmarkEnd w:id="28"/>
    </w:p>
    <w:p w14:paraId="6E704317" w14:textId="79385621" w:rsidR="00C04D4A" w:rsidRPr="009F218C" w:rsidRDefault="00C04D4A" w:rsidP="00C04D4A">
      <w:pPr>
        <w:rPr>
          <w:lang w:val="en-US"/>
        </w:rPr>
      </w:pPr>
      <w:r w:rsidRPr="009F218C">
        <w:rPr>
          <w:lang w:val="en-US"/>
        </w:rPr>
        <w:t xml:space="preserve">On default, QTLs are </w:t>
      </w:r>
      <w:r w:rsidR="00226A68" w:rsidRPr="009F218C">
        <w:rPr>
          <w:lang w:val="en-US"/>
        </w:rPr>
        <w:t xml:space="preserve">evaluated on the raw genotype of the individual. To assign effect specific to a </w:t>
      </w:r>
      <w:r w:rsidR="005C061F" w:rsidRPr="009F218C">
        <w:rPr>
          <w:lang w:val="en-US"/>
        </w:rPr>
        <w:t xml:space="preserve">certain subpopulation set the parameter </w:t>
      </w:r>
      <w:r w:rsidR="005C061F" w:rsidRPr="009F218C">
        <w:rPr>
          <w:b/>
          <w:bCs/>
          <w:lang w:val="en-US"/>
        </w:rPr>
        <w:t>trait.pool</w:t>
      </w:r>
      <w:r w:rsidR="005C061F" w:rsidRPr="009F218C">
        <w:rPr>
          <w:lang w:val="en-US"/>
        </w:rPr>
        <w:t xml:space="preserve">. This requires setting up founder pools in </w:t>
      </w:r>
      <w:r w:rsidR="005C061F" w:rsidRPr="009F218C">
        <w:rPr>
          <w:i/>
          <w:iCs/>
          <w:lang w:val="en-US"/>
        </w:rPr>
        <w:t>creating.diploid</w:t>
      </w:r>
      <w:r w:rsidR="000D0030" w:rsidRPr="009F218C">
        <w:rPr>
          <w:i/>
          <w:iCs/>
          <w:lang w:val="en-US"/>
        </w:rPr>
        <w:t>().</w:t>
      </w:r>
    </w:p>
    <w:p w14:paraId="5139B314" w14:textId="5906EBBD" w:rsidR="006463FA" w:rsidRDefault="006463FA" w:rsidP="00DA77D9">
      <w:pPr>
        <w:pStyle w:val="Heading2"/>
      </w:pPr>
      <w:bookmarkStart w:id="29" w:name="_Toc169534456"/>
      <w:r>
        <w:lastRenderedPageBreak/>
        <w:t>Position of Markers</w:t>
      </w:r>
      <w:bookmarkEnd w:id="29"/>
    </w:p>
    <w:p w14:paraId="5139B315" w14:textId="2EC65C8C"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r>
      <w:r w:rsidR="00060B72">
        <w:rPr>
          <w:lang w:val="en-US"/>
        </w:rPr>
        <w:fldChar w:fldCharType="separate"/>
      </w:r>
      <w:r w:rsidR="00C51DF7">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30" w:name="_Toc169534457"/>
      <w:bookmarkStart w:id="31" w:name="_Ref42794685"/>
      <w:bookmarkStart w:id="32" w:name="_Ref527122291"/>
      <w:r>
        <w:t>Related founder individuals</w:t>
      </w:r>
      <w:bookmarkEnd w:id="30"/>
    </w:p>
    <w:p w14:paraId="5139B31A" w14:textId="0ECE68E1"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w:t>
      </w:r>
      <w:r w:rsidR="00395BC6">
        <w:rPr>
          <w:lang w:val="en-US"/>
        </w:rPr>
        <w:t>GBLUP</w:t>
      </w:r>
      <w:r>
        <w:rPr>
          <w:lang w:val="en-US"/>
        </w:rPr>
        <w:t xml:space="preserve">”.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3" w:name="_Toc169534458"/>
      <w:bookmarkStart w:id="34" w:name="_Ref70677946"/>
      <w:r>
        <w:t>Add genotyping arrays</w:t>
      </w:r>
      <w:bookmarkEnd w:id="33"/>
    </w:p>
    <w:p w14:paraId="07316187" w14:textId="212F24CA"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C51DF7">
        <w:rPr>
          <w:lang w:val="en-US"/>
        </w:rPr>
        <w:t>5.2</w:t>
      </w:r>
      <w:r>
        <w:rPr>
          <w:lang w:val="en-US"/>
        </w:rPr>
        <w:fldChar w:fldCharType="end"/>
      </w:r>
      <w:r>
        <w:rPr>
          <w:lang w:val="en-US"/>
        </w:rPr>
        <w:t>.</w:t>
      </w:r>
    </w:p>
    <w:p w14:paraId="5366DDCC" w14:textId="3C4A9D16" w:rsidR="0068374A" w:rsidRDefault="0068374A" w:rsidP="00DA77D9">
      <w:pPr>
        <w:pStyle w:val="Heading2"/>
      </w:pPr>
      <w:bookmarkStart w:id="35" w:name="_Toc169534459"/>
      <w:r>
        <w:lastRenderedPageBreak/>
        <w:t>Size.scaling</w:t>
      </w:r>
      <w:bookmarkEnd w:id="35"/>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31"/>
    <w:bookmarkEnd w:id="34"/>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6" w:name="_Ref70667737"/>
      <w:bookmarkStart w:id="37" w:name="_Toc169534460"/>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2"/>
      <w:bookmarkEnd w:id="36"/>
      <w:bookmarkEnd w:id="37"/>
    </w:p>
    <w:p w14:paraId="5139B31F" w14:textId="494F3ED3"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C51DF7">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8" w:name="_Toc169534461"/>
      <w:r>
        <w:t>General setup</w:t>
      </w:r>
      <w:bookmarkEnd w:id="38"/>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64490E23"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C51DF7">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9" w:name="_Toc169534462"/>
      <w:bookmarkStart w:id="40" w:name="_Ref42794708"/>
      <w:r>
        <w:t>Litter size and repeat of matings</w:t>
      </w:r>
      <w:bookmarkEnd w:id="39"/>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41" w:name="_Toc169534463"/>
      <w:r>
        <w:t>Control of heritability, breeding values</w:t>
      </w:r>
      <w:r w:rsidR="00DD1F23">
        <w:t>, genotypes and</w:t>
      </w:r>
      <w:r>
        <w:t xml:space="preserve"> phenotypes</w:t>
      </w:r>
      <w:bookmarkEnd w:id="40"/>
      <w:bookmarkEnd w:id="41"/>
    </w:p>
    <w:p w14:paraId="5139B32A" w14:textId="3FF99201"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00144647">
        <w:rPr>
          <w:lang w:val="en-US"/>
        </w:rPr>
        <w:t xml:space="preserve"> To phenotype </w:t>
      </w:r>
      <w:r w:rsidR="00007B9E">
        <w:rPr>
          <w:lang w:val="en-US"/>
        </w:rPr>
        <w:t xml:space="preserve">selected individuals set </w:t>
      </w:r>
      <w:r w:rsidR="00007B9E" w:rsidRPr="00007B9E">
        <w:rPr>
          <w:b/>
          <w:bCs/>
          <w:lang w:val="en-US"/>
        </w:rPr>
        <w:t>phenotyping.selected</w:t>
      </w:r>
      <w:r w:rsidR="00007B9E">
        <w:rPr>
          <w:lang w:val="en-US"/>
        </w:rPr>
        <w:t xml:space="preserve"> to TRUE.</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C51DF7">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ins w:id="42" w:author="Pook, Torsten" w:date="2025-05-02T10:18:00Z">
                <w:rPr>
                  <w:rFonts w:ascii="Cambria Math" w:hAnsi="Cambria Math"/>
                  <w:i/>
                  <w:lang w:val="en-US"/>
                </w:rPr>
              </w:ins>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47AAB1A1"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sidR="00007B9E">
        <w:rPr>
          <w:lang w:val="en-US"/>
        </w:rPr>
        <w:t xml:space="preserve">To </w:t>
      </w:r>
      <w:r w:rsidR="00127A24">
        <w:rPr>
          <w:lang w:val="en-US"/>
        </w:rPr>
        <w:t xml:space="preserve">genotype selected individuals use </w:t>
      </w:r>
      <w:r w:rsidR="00127A24" w:rsidRPr="00127A24">
        <w:rPr>
          <w:b/>
          <w:bCs/>
          <w:lang w:val="en-US"/>
        </w:rPr>
        <w:t>genotyped.selected</w:t>
      </w:r>
      <w:r w:rsidR="00127A24">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C51DF7">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3" w:name="_Toc169534464"/>
      <w:r>
        <w:t>Breeding value estimation</w:t>
      </w:r>
      <w:bookmarkEnd w:id="43"/>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4"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4"/>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307447F4" w14:textId="088E7CCB" w:rsidR="007A72B6" w:rsidRDefault="007A72B6" w:rsidP="00DF7796">
      <w:pPr>
        <w:pStyle w:val="ListParagraph"/>
        <w:numPr>
          <w:ilvl w:val="0"/>
          <w:numId w:val="16"/>
        </w:numPr>
        <w:jc w:val="both"/>
        <w:rPr>
          <w:lang w:val="en-US"/>
        </w:rPr>
      </w:pPr>
      <w:r>
        <w:rPr>
          <w:lang w:val="en-US"/>
        </w:rPr>
        <w:t>Mixed Model via blupf90</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5" w:name="_Ref23158552"/>
      <w:r>
        <w:rPr>
          <w:lang w:val="en-US"/>
        </w:rPr>
        <w:t>O</w:t>
      </w:r>
      <w:r w:rsidR="00FD2878">
        <w:rPr>
          <w:lang w:val="en-US"/>
        </w:rPr>
        <w:t>w</w:t>
      </w:r>
      <w:r w:rsidR="001B7EF7">
        <w:rPr>
          <w:lang w:val="en-US"/>
        </w:rPr>
        <w:t>n function</w:t>
      </w:r>
      <w:bookmarkEnd w:id="45"/>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3F2CA148"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w:t>
      </w:r>
      <w:r w:rsidR="00395BC6">
        <w:rPr>
          <w:lang w:val="en-US"/>
        </w:rPr>
        <w:t>GBLUP</w:t>
      </w:r>
      <w:r>
        <w:rPr>
          <w:lang w:val="en-US"/>
        </w:rPr>
        <w:t xml:space="preserve">”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 xml:space="preserve">and the non-Z-standardized version of the </w:t>
      </w:r>
      <w:r w:rsidR="00946C3B">
        <w:rPr>
          <w:lang w:val="en-US"/>
        </w:rPr>
        <w:fldChar w:fldCharType="begin"/>
      </w:r>
      <w:r w:rsidR="00946C3B">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46C3B">
        <w:rPr>
          <w:lang w:val="en-US"/>
        </w:rPr>
        <w:fldChar w:fldCharType="separate"/>
      </w:r>
      <w:r w:rsidR="00946C3B">
        <w:rPr>
          <w:lang w:val="en-US"/>
        </w:rPr>
        <w:t>(VanRaden 2008)</w:t>
      </w:r>
      <w:r w:rsidR="00946C3B">
        <w:rPr>
          <w:lang w:val="en-US"/>
        </w:rPr>
        <w:fldChar w:fldCharType="end"/>
      </w:r>
      <w:r w:rsidR="00946C3B">
        <w:rPr>
          <w:lang w:val="en-US"/>
        </w:rPr>
        <w:t xml:space="preserve"> </w:t>
      </w:r>
      <w:r w:rsidR="00454ED8">
        <w:rPr>
          <w:lang w:val="en-US"/>
        </w:rPr>
        <w:t>method (“non_stand”)</w:t>
      </w:r>
      <w:r>
        <w:rPr>
          <w:lang w:val="en-US"/>
        </w:rPr>
        <w:t>.</w:t>
      </w:r>
      <w:r w:rsidR="00334A92">
        <w:rPr>
          <w:lang w:val="en-US"/>
        </w:rPr>
        <w:t xml:space="preserve"> Unless “</w:t>
      </w:r>
      <w:r w:rsidR="001104B4">
        <w:rPr>
          <w:lang w:val="en-US"/>
        </w:rPr>
        <w:t>pBLUP</w:t>
      </w:r>
      <w:r w:rsidR="00334A92">
        <w:rPr>
          <w:lang w:val="en-US"/>
        </w:rPr>
        <w:t>”</w:t>
      </w:r>
      <w:r w:rsidR="001104B4">
        <w:rPr>
          <w:lang w:val="en-US"/>
        </w:rPr>
        <w:t xml:space="preserve"> (formerly: “kinship”)</w:t>
      </w:r>
      <w:r w:rsidR="00334A92">
        <w:rPr>
          <w:lang w:val="en-US"/>
        </w:rPr>
        <w:t xml:space="preserve"> is used, all individuals with available genotypes will be used as genotyped individuals. When</w:t>
      </w:r>
      <w:r w:rsidR="001104B4">
        <w:rPr>
          <w:lang w:val="en-US"/>
        </w:rPr>
        <w:t xml:space="preserve"> “pBLUP” </w:t>
      </w:r>
      <w:r w:rsidR="00334A92">
        <w:rPr>
          <w:lang w:val="en-US"/>
        </w:rPr>
        <w:t xml:space="preserve">is used </w:t>
      </w:r>
      <w:r w:rsidR="00D66136">
        <w:rPr>
          <w:lang w:val="en-US"/>
        </w:rPr>
        <w:t>a pedigree based evaluation is performed, even when individuals are genotyped.</w:t>
      </w:r>
      <w:r w:rsidR="00D4733E">
        <w:rPr>
          <w:lang w:val="en-US"/>
        </w:rPr>
        <w:t xml:space="preserve"> In case </w:t>
      </w:r>
      <w:r w:rsidR="001104B4">
        <w:rPr>
          <w:lang w:val="en-US"/>
        </w:rPr>
        <w:t xml:space="preserve">“pBLUP” </w:t>
      </w:r>
      <w:r w:rsidR="00D4733E">
        <w:rPr>
          <w:lang w:val="en-US"/>
        </w:rPr>
        <w:t xml:space="preserve">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w:t>
      </w:r>
      <w:r w:rsidR="00F86010">
        <w:rPr>
          <w:lang w:val="en-US"/>
        </w:rPr>
        <w:lastRenderedPageBreak/>
        <w:t>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0C52C3E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3LjAuMS4wIn0=}</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y4wLjEuMCJ9}</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6" w:name="_Ref527620114"/>
      <w:bookmarkStart w:id="47" w:name="_Toc169534465"/>
      <w:r>
        <w:rPr>
          <w:lang w:val="en-US"/>
        </w:rPr>
        <w:t>Direct approach</w:t>
      </w:r>
      <w:r w:rsidR="000F0180">
        <w:rPr>
          <w:lang w:val="en-US"/>
        </w:rPr>
        <w:t xml:space="preserve"> with known heritability</w:t>
      </w:r>
      <w:bookmarkEnd w:id="46"/>
      <w:bookmarkEnd w:id="47"/>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8" w:name="_Toc169534466"/>
      <w:r>
        <w:rPr>
          <w:lang w:val="en-US"/>
        </w:rPr>
        <w:lastRenderedPageBreak/>
        <w:t>MiXBLUP</w:t>
      </w:r>
      <w:bookmarkEnd w:id="48"/>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0C569D18" w:rsidR="00E55F94"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0F249C">
        <w:rPr>
          <w:b/>
          <w:bCs/>
          <w:lang w:val="en-US"/>
        </w:rPr>
        <w:t>, mixblup.restart, mixblup.nopeek, mixblup.calcinbr.s</w:t>
      </w:r>
      <w:r w:rsidR="00776546">
        <w:rPr>
          <w:lang w:val="en-US"/>
        </w:rPr>
        <w:t xml:space="preserve">. </w:t>
      </w:r>
      <w:r w:rsidR="008F325A">
        <w:rPr>
          <w:lang w:val="en-US"/>
        </w:rPr>
        <w:t>We are happy to add additional features – just led us know when you are missing important functionality!</w:t>
      </w:r>
    </w:p>
    <w:p w14:paraId="22CAE0C5" w14:textId="6B12E10D" w:rsidR="000724CA" w:rsidRPr="00436AFF" w:rsidRDefault="000724CA" w:rsidP="00436AFF">
      <w:pPr>
        <w:rPr>
          <w:lang w:val="en-US"/>
        </w:rPr>
      </w:pPr>
      <w:r>
        <w:rPr>
          <w:lang w:val="en-US"/>
        </w:rPr>
        <w:t xml:space="preserve">Note that output files of MiXBLUP will be written in </w:t>
      </w:r>
      <w:r w:rsidR="0008497A">
        <w:rPr>
          <w:lang w:val="en-US"/>
        </w:rPr>
        <w:t>the working directory. In case multiple simulations/jobs are run in parallel these can interfer with each other! Its highly recommended to use different working directories for different jobs in such cases.</w:t>
      </w:r>
    </w:p>
    <w:p w14:paraId="4BF91012" w14:textId="58C55F1A" w:rsidR="007A72B6" w:rsidRDefault="007A72B6" w:rsidP="00E27EDB">
      <w:pPr>
        <w:pStyle w:val="Heading3"/>
        <w:rPr>
          <w:lang w:val="en-US"/>
        </w:rPr>
      </w:pPr>
      <w:bookmarkStart w:id="49" w:name="_Toc169534467"/>
      <w:r>
        <w:rPr>
          <w:lang w:val="en-US"/>
        </w:rPr>
        <w:t>Blupf90</w:t>
      </w:r>
      <w:bookmarkEnd w:id="49"/>
    </w:p>
    <w:p w14:paraId="3A6A9C1F" w14:textId="19F97CE8" w:rsidR="007A72B6" w:rsidRDefault="007A72B6" w:rsidP="007A72B6">
      <w:pPr>
        <w:rPr>
          <w:lang w:val="en-US"/>
        </w:rPr>
      </w:pPr>
      <w:r>
        <w:rPr>
          <w:lang w:val="en-US"/>
        </w:rPr>
        <w:t xml:space="preserve">This function is only available when the user has a running </w:t>
      </w:r>
      <w:r w:rsidR="00D5249D">
        <w:rPr>
          <w:lang w:val="en-US"/>
        </w:rPr>
        <w:t xml:space="preserve">version of the software blupf90 </w:t>
      </w:r>
      <w:r w:rsidR="00893CF9">
        <w:rPr>
          <w:lang w:val="en-US"/>
        </w:rPr>
        <w:t>(</w:t>
      </w:r>
      <w:hyperlink r:id="rId27" w:history="1">
        <w:r w:rsidR="00893CF9" w:rsidRPr="00BB4A06">
          <w:rPr>
            <w:rStyle w:val="Hyperlink"/>
            <w:lang w:val="en-US"/>
          </w:rPr>
          <w:t>http://nce.ads.uga.edu/software/</w:t>
        </w:r>
      </w:hyperlink>
      <w:r w:rsidR="00893CF9">
        <w:rPr>
          <w:lang w:val="en-US"/>
        </w:rPr>
        <w:t>) and can be activated by setting blupf90.bve to TRUE. The paths of the blupf90+.exe and renumf90</w:t>
      </w:r>
      <w:r w:rsidR="009112EC">
        <w:rPr>
          <w:lang w:val="en-US"/>
        </w:rPr>
        <w:t xml:space="preserve">.exe have to be provided in blupf90.path and renumf90.path. </w:t>
      </w:r>
      <w:r w:rsidR="001D028D">
        <w:rPr>
          <w:lang w:val="en-US"/>
        </w:rPr>
        <w:t xml:space="preserve">All required files for blupf90 will automatically be generated in the backend in the path provided in blupf90.files. One can also manually provide input files for </w:t>
      </w:r>
      <w:r w:rsidR="00516B89">
        <w:rPr>
          <w:lang w:val="en-US"/>
        </w:rPr>
        <w:t xml:space="preserve">the renumf90-step via </w:t>
      </w:r>
      <w:r w:rsidR="00516B89">
        <w:rPr>
          <w:b/>
          <w:bCs/>
          <w:lang w:val="en-US"/>
        </w:rPr>
        <w:t>blupf90</w:t>
      </w:r>
      <w:r w:rsidR="00516B89" w:rsidRPr="00776546">
        <w:rPr>
          <w:b/>
          <w:bCs/>
          <w:lang w:val="en-US"/>
        </w:rPr>
        <w:t>.path.pedfile/parfile/datafile/inputfile/genofile</w:t>
      </w:r>
      <w:r w:rsidR="00516B89">
        <w:rPr>
          <w:lang w:val="en-US"/>
        </w:rPr>
        <w:t xml:space="preserve"> or deactivate writting of those files via </w:t>
      </w:r>
      <w:r w:rsidR="000724CA">
        <w:rPr>
          <w:b/>
          <w:bCs/>
          <w:lang w:val="en-US"/>
        </w:rPr>
        <w:t>blupf90</w:t>
      </w:r>
      <w:r w:rsidR="00516B89" w:rsidRPr="00776546">
        <w:rPr>
          <w:b/>
          <w:bCs/>
          <w:lang w:val="en-US"/>
        </w:rPr>
        <w:t>.pedfile/parfile/datafile/inputfile/genofile</w:t>
      </w:r>
      <w:r w:rsidR="00516B89">
        <w:rPr>
          <w:lang w:val="en-US"/>
        </w:rPr>
        <w:t>.</w:t>
      </w:r>
    </w:p>
    <w:p w14:paraId="110AD83A" w14:textId="7BF58B82" w:rsidR="006737C4" w:rsidRDefault="006737C4" w:rsidP="007A72B6">
      <w:pPr>
        <w:rPr>
          <w:lang w:val="en-US"/>
        </w:rPr>
      </w:pPr>
      <w:r>
        <w:rPr>
          <w:lang w:val="en-US"/>
        </w:rPr>
        <w:t xml:space="preserve">Additional input parameter in blupf90 include </w:t>
      </w:r>
      <w:r w:rsidRPr="008F325A">
        <w:rPr>
          <w:b/>
          <w:bCs/>
          <w:lang w:val="en-US"/>
        </w:rPr>
        <w:t>blupf90.blksize</w:t>
      </w:r>
      <w:r w:rsidR="003B5049">
        <w:rPr>
          <w:b/>
          <w:bCs/>
          <w:lang w:val="en-US"/>
        </w:rPr>
        <w:t>, blupf90.no.quality, blupf90.conv_crit</w:t>
      </w:r>
      <w:r w:rsidR="008F325A">
        <w:rPr>
          <w:lang w:val="en-US"/>
        </w:rPr>
        <w:t>. We are happy to add additional features – just le</w:t>
      </w:r>
      <w:r w:rsidR="006B7203">
        <w:rPr>
          <w:lang w:val="en-US"/>
        </w:rPr>
        <w:t>t</w:t>
      </w:r>
      <w:r w:rsidR="008F325A">
        <w:rPr>
          <w:lang w:val="en-US"/>
        </w:rPr>
        <w:t xml:space="preserve"> </w:t>
      </w:r>
      <w:r w:rsidR="006B7203">
        <w:rPr>
          <w:lang w:val="en-US"/>
        </w:rPr>
        <w:t>me</w:t>
      </w:r>
      <w:r w:rsidR="008F325A">
        <w:rPr>
          <w:lang w:val="en-US"/>
        </w:rPr>
        <w:t xml:space="preserve"> know when you are missing important functionality!</w:t>
      </w:r>
    </w:p>
    <w:p w14:paraId="3EA8AA58" w14:textId="3E095405" w:rsidR="0008497A" w:rsidRPr="00436AFF" w:rsidRDefault="0008497A" w:rsidP="0008497A">
      <w:pPr>
        <w:rPr>
          <w:lang w:val="en-US"/>
        </w:rPr>
      </w:pPr>
      <w:r>
        <w:rPr>
          <w:lang w:val="en-US"/>
        </w:rPr>
        <w:t>Note that output files of blupf90 will be written in the working directory. In case multiple simulations/jobs are run in parallel these can interfer with each other! Its highly recommended to use different working directories for different jobs in such cases.</w:t>
      </w:r>
    </w:p>
    <w:p w14:paraId="77276DB5" w14:textId="77777777" w:rsidR="0008497A" w:rsidRPr="007A72B6" w:rsidRDefault="0008497A" w:rsidP="007A72B6">
      <w:pPr>
        <w:rPr>
          <w:lang w:val="en-US"/>
        </w:rPr>
      </w:pPr>
    </w:p>
    <w:p w14:paraId="5139B34C" w14:textId="5D561F3B" w:rsidR="00A65CEA" w:rsidRDefault="00A65CEA" w:rsidP="00E27EDB">
      <w:pPr>
        <w:pStyle w:val="Heading3"/>
        <w:rPr>
          <w:lang w:val="en-US"/>
        </w:rPr>
      </w:pPr>
      <w:bookmarkStart w:id="50" w:name="_Toc169534468"/>
      <w:r>
        <w:rPr>
          <w:lang w:val="en-US"/>
        </w:rPr>
        <w:t>Bayesian approaches (BGLR)</w:t>
      </w:r>
      <w:bookmarkEnd w:id="50"/>
    </w:p>
    <w:p w14:paraId="5139B34D" w14:textId="4EC062E4"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C51DF7">
        <w:rPr>
          <w:lang w:val="en-US"/>
        </w:rPr>
        <w:t>5.4.11</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lastRenderedPageBreak/>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51" w:name="_Toc169534469"/>
      <w:r>
        <w:rPr>
          <w:lang w:val="en-US"/>
        </w:rPr>
        <w:t>GBLUP (EMMREML)</w:t>
      </w:r>
      <w:bookmarkEnd w:id="51"/>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52" w:name="_Toc169534470"/>
      <w:r>
        <w:rPr>
          <w:lang w:val="en-US"/>
        </w:rPr>
        <w:t>GBLUP (sommer)</w:t>
      </w:r>
      <w:bookmarkEnd w:id="52"/>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53" w:name="_Toc169534471"/>
      <w:r>
        <w:t>GBLUP (rrBLUP)</w:t>
      </w:r>
      <w:bookmarkEnd w:id="53"/>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4" w:name="_Toc169534472"/>
      <w:r w:rsidRPr="001E3CD5">
        <w:rPr>
          <w:lang w:val="en-US"/>
        </w:rPr>
        <w:t xml:space="preserve">Pseudo </w:t>
      </w:r>
      <w:r w:rsidR="001E3CD5" w:rsidRPr="001E3CD5">
        <w:rPr>
          <w:lang w:val="en-US"/>
        </w:rPr>
        <w:t>BVE</w:t>
      </w:r>
      <w:bookmarkEnd w:id="54"/>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5" w:name="_Toc169534473"/>
      <w:r>
        <w:rPr>
          <w:lang w:val="en-US"/>
        </w:rPr>
        <w:t>Marker-assisted selection</w:t>
      </w:r>
      <w:bookmarkEnd w:id="55"/>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6" w:name="_Toc169534474"/>
      <w:r>
        <w:rPr>
          <w:lang w:val="en-US"/>
        </w:rPr>
        <w:lastRenderedPageBreak/>
        <w:t>Parent/Grandparent mean</w:t>
      </w:r>
      <w:bookmarkEnd w:id="56"/>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7" w:name="_Ref23158560"/>
      <w:bookmarkStart w:id="58" w:name="_Toc169534475"/>
      <w:r>
        <w:rPr>
          <w:lang w:val="en-US"/>
        </w:rPr>
        <w:t>Own function</w:t>
      </w:r>
      <w:bookmarkEnd w:id="57"/>
      <w:bookmarkEnd w:id="58"/>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000000"/>
          <w:sz w:val="18"/>
          <w:szCs w:val="20"/>
          <w:lang w:val="en-US" w:eastAsia="de-DE"/>
        </w:rPr>
        <w:t xml:space="preserve">sigma.e.gen </w:t>
      </w:r>
      <w:r w:rsidRPr="009F218C">
        <w:rPr>
          <w:rFonts w:ascii="Courier New" w:eastAsia="Times New Roman" w:hAnsi="Courier New" w:cs="Courier New"/>
          <w:b/>
          <w:bCs/>
          <w:color w:val="000080"/>
          <w:sz w:val="18"/>
          <w:szCs w:val="20"/>
          <w:lang w:val="en-US" w:eastAsia="de-DE"/>
        </w:rPr>
        <w:t>=</w:t>
      </w:r>
      <w:r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color w:val="000000"/>
          <w:sz w:val="18"/>
          <w:szCs w:val="20"/>
          <w:lang w:val="en-US" w:eastAsia="de-DE"/>
        </w:rPr>
        <w:t>,</w:t>
      </w:r>
    </w:p>
    <w:p w14:paraId="5139B360"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9F218C">
        <w:rPr>
          <w:rFonts w:ascii="Courier New" w:eastAsia="Times New Roman" w:hAnsi="Courier New" w:cs="Courier New"/>
          <w:color w:val="000000"/>
          <w:sz w:val="18"/>
          <w:szCs w:val="20"/>
          <w:lang w:val="en-US" w:eastAsia="de-DE"/>
        </w:rPr>
        <w:t xml:space="preserve">                 </w:t>
      </w:r>
      <w:r w:rsidR="002476F2" w:rsidRPr="009F218C">
        <w:rPr>
          <w:rFonts w:ascii="Courier New" w:eastAsia="Times New Roman" w:hAnsi="Courier New" w:cs="Courier New"/>
          <w:color w:val="000000"/>
          <w:sz w:val="18"/>
          <w:szCs w:val="20"/>
          <w:lang w:val="en-US" w:eastAsia="de-DE"/>
        </w:rPr>
        <w:t xml:space="preserve">              phenotyping</w:t>
      </w:r>
      <w:r w:rsidRPr="009F218C">
        <w:rPr>
          <w:rFonts w:ascii="Courier New" w:eastAsia="Times New Roman" w:hAnsi="Courier New" w:cs="Courier New"/>
          <w:color w:val="000000"/>
          <w:sz w:val="18"/>
          <w:szCs w:val="20"/>
          <w:lang w:val="en-US" w:eastAsia="de-DE"/>
        </w:rPr>
        <w:t>.gen</w:t>
      </w:r>
      <w:r w:rsidR="00BD007D"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b/>
          <w:bCs/>
          <w:color w:val="000080"/>
          <w:sz w:val="18"/>
          <w:szCs w:val="20"/>
          <w:lang w:val="en-US" w:eastAsia="de-DE"/>
        </w:rPr>
        <w:t>=</w:t>
      </w:r>
      <w:r w:rsidR="00BD007D" w:rsidRPr="009F218C">
        <w:rPr>
          <w:rFonts w:ascii="Courier New" w:eastAsia="Times New Roman" w:hAnsi="Courier New" w:cs="Courier New"/>
          <w:b/>
          <w:bCs/>
          <w:color w:val="00008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b/>
          <w:bCs/>
          <w:color w:val="000080"/>
          <w:sz w:val="18"/>
          <w:szCs w:val="20"/>
          <w:lang w:val="en-US"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66559C0E"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C51DF7">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C51DF7">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9" w:name="_Ref8219695"/>
      <w:bookmarkStart w:id="60" w:name="_Toc169534476"/>
      <w:r>
        <w:rPr>
          <w:lang w:val="en-US"/>
        </w:rPr>
        <w:t>Calculating marker effects &amp; GWAS</w:t>
      </w:r>
      <w:bookmarkEnd w:id="59"/>
      <w:bookmarkEnd w:id="60"/>
    </w:p>
    <w:p w14:paraId="5139B36E" w14:textId="1BE77980"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C51DF7">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61" w:name="_Ref16773651"/>
      <w:bookmarkStart w:id="62" w:name="_Toc169534477"/>
      <w:r>
        <w:rPr>
          <w:lang w:val="en-US"/>
        </w:rPr>
        <w:t>Calculation of reliabilities</w:t>
      </w:r>
      <w:bookmarkEnd w:id="61"/>
      <w:bookmarkEnd w:id="62"/>
    </w:p>
    <w:p w14:paraId="5139B371" w14:textId="484263D5"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C51DF7">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w:t>
      </w:r>
      <w:r w:rsidR="004E1ABB">
        <w:rPr>
          <w:lang w:val="en-US"/>
        </w:rPr>
        <w:lastRenderedPageBreak/>
        <w:t xml:space="preserve">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63" w:name="_Toc169534478"/>
      <w:r>
        <w:t>Selection techni</w:t>
      </w:r>
      <w:r w:rsidR="0057707C">
        <w:t>que</w:t>
      </w:r>
      <w:r>
        <w:t>s &amp; mating strategies</w:t>
      </w:r>
      <w:bookmarkEnd w:id="63"/>
    </w:p>
    <w:p w14:paraId="3C656104" w14:textId="51990EBE" w:rsidR="00A76181" w:rsidRDefault="00ED19CD" w:rsidP="00DF7796">
      <w:pPr>
        <w:jc w:val="both"/>
        <w:rPr>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w:t>
      </w:r>
      <w:r w:rsidR="00A76181">
        <w:rPr>
          <w:lang w:val="en-US"/>
        </w:rPr>
        <w:t>To limit the number of individuals selected fro</w:t>
      </w:r>
      <w:r w:rsidR="000D3604">
        <w:rPr>
          <w:lang w:val="en-US"/>
        </w:rPr>
        <w:t xml:space="preserve">m a half or fullsib group use </w:t>
      </w:r>
      <w:r w:rsidR="000D3604" w:rsidRPr="000D3604">
        <w:rPr>
          <w:b/>
          <w:bCs/>
          <w:lang w:val="en-US"/>
        </w:rPr>
        <w:t>max.selection.fullsib/halfsib.</w:t>
      </w:r>
      <w:r w:rsidR="000D3604">
        <w:rPr>
          <w:lang w:val="en-US"/>
        </w:rPr>
        <w:t xml:space="preserve"> </w:t>
      </w:r>
    </w:p>
    <w:p w14:paraId="5139B373" w14:textId="6BC9EBBB" w:rsidR="00A65CEA" w:rsidRPr="00A65CEA" w:rsidRDefault="001835E7" w:rsidP="00DF7796">
      <w:pPr>
        <w:jc w:val="both"/>
        <w:rPr>
          <w:b/>
          <w:sz w:val="24"/>
          <w:u w:val="single"/>
          <w:lang w:val="en-US"/>
        </w:rPr>
      </w:pPr>
      <w:r>
        <w:rPr>
          <w:lang w:val="en-US"/>
        </w:rPr>
        <w:t xml:space="preserve">To ignore the best selected individuals set </w:t>
      </w:r>
      <w:r w:rsidRPr="001835E7">
        <w:rPr>
          <w:b/>
          <w:lang w:val="en-US"/>
        </w:rPr>
        <w:t>ignore.best</w:t>
      </w:r>
      <w:r>
        <w:rPr>
          <w:lang w:val="en-US"/>
        </w:rPr>
        <w:t xml:space="preserve"> to that value – note that this value will be internally subtracted from </w:t>
      </w:r>
      <w:r w:rsidRPr="001835E7">
        <w:rPr>
          <w:b/>
          <w:lang w:val="en-US"/>
        </w:rPr>
        <w:t>selection.size</w:t>
      </w:r>
      <w:r>
        <w:rPr>
          <w:lang w:val="en-US"/>
        </w:rPr>
        <w:t xml:space="preserve">. E.g. to simulate mating between the top 100 female individuals with the third and fourth best male individual set </w:t>
      </w:r>
      <w:r w:rsidRPr="001835E7">
        <w:rPr>
          <w:b/>
          <w:lang w:val="en-US"/>
        </w:rPr>
        <w:t>selection.size</w:t>
      </w:r>
      <w:r>
        <w:rPr>
          <w:lang w:val="en-US"/>
        </w:rPr>
        <w:t xml:space="preserve"> = c(4,100) and </w:t>
      </w:r>
      <w:r w:rsidRPr="001835E7">
        <w:rPr>
          <w:b/>
          <w:lang w:val="en-US"/>
        </w:rPr>
        <w:t>ignore.best</w:t>
      </w:r>
      <w:r>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4" w:name="_Ref16773309"/>
      <w:bookmarkStart w:id="65" w:name="_Toc169534479"/>
      <w:r>
        <w:rPr>
          <w:lang w:val="en-US"/>
        </w:rPr>
        <w:t>Multiple traits</w:t>
      </w:r>
      <w:bookmarkEnd w:id="64"/>
      <w:bookmarkEnd w:id="65"/>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06D63E0C" w14:textId="587CC4DF" w:rsidR="0084070C" w:rsidRDefault="0084070C" w:rsidP="00DF7796">
      <w:pPr>
        <w:jc w:val="both"/>
        <w:rPr>
          <w:lang w:val="en-US"/>
        </w:rPr>
      </w:pPr>
      <w:r>
        <w:rPr>
          <w:lang w:val="en-US"/>
        </w:rPr>
        <w:t>To include the avg. kinship of each individual to a reference population (</w:t>
      </w:r>
      <w:r w:rsidRPr="00076F95">
        <w:rPr>
          <w:b/>
          <w:bCs/>
          <w:lang w:val="en-US"/>
        </w:rPr>
        <w:t>selection.index.gen/database/cohorts</w:t>
      </w:r>
      <w:r>
        <w:rPr>
          <w:lang w:val="en-US"/>
        </w:rPr>
        <w:t xml:space="preserve">) </w:t>
      </w:r>
      <w:r w:rsidR="00076F95">
        <w:rPr>
          <w:lang w:val="en-US"/>
        </w:rPr>
        <w:t>in the selection index provide a</w:t>
      </w:r>
      <w:r w:rsidR="001416A6">
        <w:rPr>
          <w:lang w:val="en-US"/>
        </w:rPr>
        <w:t>n</w:t>
      </w:r>
      <w:r w:rsidR="00076F95">
        <w:rPr>
          <w:lang w:val="en-US"/>
        </w:rPr>
        <w:t xml:space="preserve"> index weighting in </w:t>
      </w:r>
      <w:r w:rsidR="00076F95" w:rsidRPr="00076F95">
        <w:rPr>
          <w:b/>
          <w:bCs/>
          <w:lang w:val="en-US"/>
        </w:rPr>
        <w:t>selection.index.kinship</w:t>
      </w:r>
      <w:r w:rsidR="00076F95">
        <w:rPr>
          <w:lang w:val="en-US"/>
        </w:rPr>
        <w:t>.</w:t>
      </w:r>
      <w:r w:rsidR="001416A6">
        <w:rPr>
          <w:lang w:val="en-US"/>
        </w:rPr>
        <w:t xml:space="preserve"> Kinship and EBVs are scaled to have same variance to obtain the target weightings.</w:t>
      </w:r>
    </w:p>
    <w:p w14:paraId="5139B379" w14:textId="7E5B9531" w:rsidR="00A65CEA" w:rsidRDefault="0085248C" w:rsidP="00DF7796">
      <w:pPr>
        <w:jc w:val="both"/>
        <w:rPr>
          <w:lang w:val="en-US"/>
        </w:rPr>
      </w:pPr>
      <w:r>
        <w:rPr>
          <w:lang w:val="en-US"/>
        </w:rPr>
        <w:lastRenderedPageBreak/>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3CF2B4D3"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C51DF7">
        <w:rPr>
          <w:lang w:val="en-US"/>
        </w:rPr>
        <w:t>5.4.13</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6" w:name="_Ref16773714"/>
      <w:bookmarkStart w:id="67" w:name="_Toc169534480"/>
      <w:r>
        <w:rPr>
          <w:lang w:val="en-US"/>
        </w:rPr>
        <w:t>Higher procreation of genetically favored individuals</w:t>
      </w:r>
      <w:bookmarkEnd w:id="66"/>
      <w:bookmarkEnd w:id="67"/>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69B89D60"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C51DF7">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8" w:name="_Toc169534481"/>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8"/>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9" w:name="_Toc169534482"/>
      <w:r>
        <w:rPr>
          <w:lang w:val="en-US"/>
        </w:rPr>
        <w:lastRenderedPageBreak/>
        <w:t>Avoiding full-sibling / half-sibling matings</w:t>
      </w:r>
      <w:r w:rsidR="001A1D18">
        <w:rPr>
          <w:lang w:val="en-US"/>
        </w:rPr>
        <w:t xml:space="preserve"> / highly related </w:t>
      </w:r>
      <w:r w:rsidR="00C94FAA">
        <w:rPr>
          <w:lang w:val="en-US"/>
        </w:rPr>
        <w:t>parents</w:t>
      </w:r>
      <w:bookmarkEnd w:id="69"/>
    </w:p>
    <w:p w14:paraId="5139B383" w14:textId="0053D389"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75402C">
        <w:rPr>
          <w:lang w:val="en-US"/>
        </w:rPr>
        <w:t xml:space="preserve"> To avoid matings between parent sibling combinations use </w:t>
      </w:r>
      <w:r w:rsidR="0075402C" w:rsidRPr="00CC76BE">
        <w:rPr>
          <w:b/>
          <w:bCs/>
          <w:lang w:val="en-US"/>
        </w:rPr>
        <w:t>avoid.mating.parent</w:t>
      </w:r>
      <w:r w:rsidR="0075402C">
        <w:rPr>
          <w:lang w:val="en-US"/>
        </w:rPr>
        <w:t xml:space="preserve">. </w:t>
      </w:r>
      <w:r w:rsidR="00C94FAA">
        <w:rPr>
          <w:lang w:val="en-US"/>
        </w:rPr>
        <w:t>To in general avoid any mating above a certain threshold level of expected inbreeding</w:t>
      </w:r>
      <w:r w:rsidR="0075402C">
        <w:rPr>
          <w:lang w:val="en-US"/>
        </w:rPr>
        <w:t>/kinship</w:t>
      </w:r>
      <w:r w:rsidR="00C94FAA">
        <w:rPr>
          <w:lang w:val="en-US"/>
        </w:rPr>
        <w:t xml:space="preserve"> use </w:t>
      </w:r>
      <w:r w:rsidR="00C94FAA" w:rsidRPr="0049148C">
        <w:rPr>
          <w:b/>
          <w:bCs/>
          <w:lang w:val="en-US"/>
        </w:rPr>
        <w:t>avoid.mating.inb</w:t>
      </w:r>
      <w:r w:rsidR="0075402C">
        <w:rPr>
          <w:b/>
          <w:bCs/>
          <w:lang w:val="en-US"/>
        </w:rPr>
        <w:t xml:space="preserve"> / avoid.mating.kinship</w:t>
      </w:r>
      <w:r w:rsidR="00C94FAA">
        <w:rPr>
          <w:lang w:val="en-US"/>
        </w:rPr>
        <w:t xml:space="preserve">. </w:t>
      </w:r>
    </w:p>
    <w:p w14:paraId="23CB0A0E" w14:textId="4D27AAF8"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sidR="0075402C">
        <w:rPr>
          <w:b/>
          <w:bCs/>
          <w:lang w:val="en-US"/>
        </w:rPr>
        <w:t xml:space="preserve"> / </w:t>
      </w:r>
      <w:r w:rsidR="0075402C"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r w:rsidR="0075402C">
        <w:rPr>
          <w:lang w:val="en-US"/>
        </w:rPr>
        <w:t xml:space="preserve"> To just reduce the share of matings perform</w:t>
      </w:r>
      <w:r w:rsidR="00CF5CA4">
        <w:rPr>
          <w:lang w:val="en-US"/>
        </w:rPr>
        <w:t xml:space="preserve">ed assign a share of sampled matings to still be performed with </w:t>
      </w:r>
      <w:r w:rsidR="00CF5CA4" w:rsidRPr="00CF5CA4">
        <w:rPr>
          <w:b/>
          <w:bCs/>
          <w:lang w:val="en-US"/>
        </w:rPr>
        <w:t>avoid.mating.inb.min / avoid.mating.kinship.min</w:t>
      </w:r>
      <w:r w:rsidR="0026599D">
        <w:rPr>
          <w:b/>
          <w:bCs/>
          <w:lang w:val="en-US"/>
        </w:rPr>
        <w:t xml:space="preserve"> </w:t>
      </w:r>
      <w:r w:rsidR="0026599D" w:rsidRPr="0026599D">
        <w:rPr>
          <w:lang w:val="en-US"/>
        </w:rPr>
        <w:t>or skip any checks with a probability given in</w:t>
      </w:r>
      <w:r w:rsidR="0026599D">
        <w:rPr>
          <w:b/>
          <w:bCs/>
          <w:lang w:val="en-US"/>
        </w:rPr>
        <w:t xml:space="preserve"> avoid.mating.ignore</w:t>
      </w:r>
      <w:r w:rsidR="00CF5CA4">
        <w:rPr>
          <w:lang w:val="en-US"/>
        </w:rPr>
        <w:t>.</w:t>
      </w:r>
    </w:p>
    <w:p w14:paraId="5139B384" w14:textId="77777777" w:rsidR="00F822C7" w:rsidRDefault="00F822C7" w:rsidP="00E27EDB">
      <w:pPr>
        <w:pStyle w:val="Heading3"/>
        <w:rPr>
          <w:lang w:val="en-US"/>
        </w:rPr>
      </w:pPr>
      <w:bookmarkStart w:id="70" w:name="_Toc169534483"/>
      <w:r>
        <w:rPr>
          <w:lang w:val="en-US"/>
        </w:rPr>
        <w:t>Selection thresholds</w:t>
      </w:r>
      <w:bookmarkEnd w:id="70"/>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71" w:name="_Toc169534484"/>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71"/>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lastRenderedPageBreak/>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72" w:name="_Toc169534485"/>
      <w:r>
        <w:rPr>
          <w:lang w:val="en-US"/>
        </w:rPr>
        <w:t>Generate offspring for all sire combination</w:t>
      </w:r>
      <w:bookmarkEnd w:id="72"/>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73" w:name="_Ref16773728"/>
      <w:bookmarkStart w:id="74" w:name="_Toc169534486"/>
      <w:r>
        <w:rPr>
          <w:lang w:val="en-US"/>
        </w:rPr>
        <w:t>Targeted/Fixed mating/Manual selection of individuals</w:t>
      </w:r>
      <w:bookmarkEnd w:id="73"/>
      <w:bookmarkEnd w:id="74"/>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5" w:name="_Toc169534487"/>
      <w:r>
        <w:rPr>
          <w:lang w:val="en-US"/>
        </w:rPr>
        <w:t>Gene-Editing</w:t>
      </w:r>
      <w:bookmarkEnd w:id="75"/>
    </w:p>
    <w:p w14:paraId="5139B391" w14:textId="715DFD4D"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C51DF7">
        <w:rPr>
          <w:lang w:val="en-US"/>
        </w:rPr>
        <w:t>5.4.12</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73D7EC39" w14:textId="5DF5E072" w:rsidR="00A95405" w:rsidRDefault="00A95405" w:rsidP="00E27EDB">
      <w:pPr>
        <w:pStyle w:val="Heading3"/>
        <w:rPr>
          <w:lang w:val="en-US"/>
        </w:rPr>
      </w:pPr>
      <w:bookmarkStart w:id="76" w:name="_Ref8219589"/>
      <w:bookmarkStart w:id="77" w:name="_Toc169534488"/>
      <w:r>
        <w:rPr>
          <w:lang w:val="en-US"/>
        </w:rPr>
        <w:t xml:space="preserve">Errors in </w:t>
      </w:r>
      <w:r w:rsidR="005E7FC4">
        <w:rPr>
          <w:lang w:val="en-US"/>
        </w:rPr>
        <w:t>the pedigree</w:t>
      </w:r>
    </w:p>
    <w:p w14:paraId="5663D9AD" w14:textId="240EA5B0" w:rsidR="005E7FC4" w:rsidRPr="005E7FC4" w:rsidRDefault="005E7FC4" w:rsidP="005E7FC4">
      <w:pPr>
        <w:rPr>
          <w:lang w:val="en-US"/>
        </w:rPr>
      </w:pPr>
      <w:r>
        <w:rPr>
          <w:lang w:val="en-US"/>
        </w:rPr>
        <w:t xml:space="preserve">Errors in the pedigree can be simulated by </w:t>
      </w:r>
      <w:r w:rsidR="00AE652F">
        <w:rPr>
          <w:lang w:val="en-US"/>
        </w:rPr>
        <w:t xml:space="preserve">setting the parameter </w:t>
      </w:r>
      <w:r w:rsidR="00AE652F" w:rsidRPr="004C46D0">
        <w:rPr>
          <w:b/>
          <w:bCs/>
          <w:lang w:val="en-US"/>
        </w:rPr>
        <w:t>pedigree.error</w:t>
      </w:r>
      <w:r w:rsidR="00AE652F">
        <w:rPr>
          <w:lang w:val="en-US"/>
        </w:rPr>
        <w:t xml:space="preserve"> to the share of pedigree errors with mistakes. </w:t>
      </w:r>
      <w:r w:rsidR="00555CDA">
        <w:rPr>
          <w:lang w:val="en-US"/>
        </w:rPr>
        <w:t xml:space="preserve">Errors will have a different parent entered as the parent </w:t>
      </w:r>
      <w:r w:rsidR="004C46D0">
        <w:rPr>
          <w:lang w:val="en-US"/>
        </w:rPr>
        <w:t xml:space="preserve">that will then be used in the breeding value estimation unless </w:t>
      </w:r>
      <w:r w:rsidR="004C46D0" w:rsidRPr="004C46D0">
        <w:rPr>
          <w:b/>
          <w:bCs/>
          <w:lang w:val="en-US"/>
        </w:rPr>
        <w:t>bve.pedigree.error</w:t>
      </w:r>
      <w:r w:rsidR="004C46D0">
        <w:rPr>
          <w:lang w:val="en-US"/>
        </w:rPr>
        <w:t xml:space="preserve"> is set to FALSE. Extraction of the pedigree will provide the real/false parent depending on if </w:t>
      </w:r>
      <w:r w:rsidR="004C46D0" w:rsidRPr="004C46D0">
        <w:rPr>
          <w:b/>
          <w:bCs/>
          <w:lang w:val="en-US"/>
        </w:rPr>
        <w:t>include.error</w:t>
      </w:r>
      <w:r w:rsidR="004C46D0">
        <w:rPr>
          <w:lang w:val="en-US"/>
        </w:rPr>
        <w:t xml:space="preserve"> is set to TRUE or FALSE.</w:t>
      </w:r>
    </w:p>
    <w:p w14:paraId="5139B394" w14:textId="0131F02F" w:rsidR="00E15F44" w:rsidRDefault="00E15F44" w:rsidP="00E27EDB">
      <w:pPr>
        <w:pStyle w:val="Heading3"/>
        <w:rPr>
          <w:lang w:val="en-US"/>
        </w:rPr>
      </w:pPr>
      <w:r>
        <w:rPr>
          <w:lang w:val="en-US"/>
        </w:rPr>
        <w:lastRenderedPageBreak/>
        <w:t>Optimum genetic contribution</w:t>
      </w:r>
      <w:bookmarkEnd w:id="76"/>
      <w:bookmarkEnd w:id="77"/>
    </w:p>
    <w:p w14:paraId="5139B395" w14:textId="5551DC0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940C3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Eb2kiOiIxMC4yNTI3LzE5OTcuNzU0OTM0e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UyNy8xOTk3Ljc1NDkzNHgiLCJVcmlTdHJpbmciOiJodHRwczovL2RvaS5vcmcvMTAuMjUyNy8xOTk3Ljc1NDkzNH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}</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940C3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RvaSI6IjEwLjExODYvczEyODU5LTAxOC0yNDUwLTU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Tg2L3MxMjg1OS0wMTgtMjQ1MC01IiwiVXJpU3RyaW5nIjoiaHR0cHM6Ly9kb2kub3JnLzEwLjExODYvczEyODU5LTAxOC0yNDUwL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vcnN0ZW4gUG9vayIsIkNyZWF0ZWRPbiI6IjIwMjQtMTItMjlUMjE6MTU6MzciLCJNb2RpZmllZEJ5IjoiX1RvcnN0ZW4gUG9vayIsIklkIjoiODBkMDRkNTItNzQ4NS00YjM3LTgxOGUtMzg4MDkxNzU2NDBhIiwiTW9kaWZpZWRPbiI6IjIwMjQtMTItMjlUMjE6MTU6MzciLCJQcm9qZWN0Ijp7IiRyZWYiOiI4In19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g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QtMTItMjlUMjE6MTU6MzgiLCJQcm9qZWN0Ijp7IiRyZWYiOiI4In19LCJVc2VOdW1iZXJpbmdUeXBlT2ZQYXJlbnREb2N1bWVudCI6ZmFsc2V9XSwiRm9ybWF0dGVkVGV4dCI6eyIkaWQiOiIxOSIsIkNvdW50IjoxLCJUZXh0VW5pdHMiOlt7IiRpZCI6IjIwIiwiRm9udFN0eWxlIjp7IiRpZCI6IjIxIiwiTmV1dHJhbCI6dHJ1ZX0sIlJlYWRpbmdPcmRlciI6MSwiVGV4dCI6IihXZWxsbWFubiAyMDE3LCAyMDE5KSJ9XX0sIlRhZyI6IkNpdGF2aVBsYWNlaG9sZGVyIzY2MjQwZTA3LTBmMTQtNGYxMS04NTI2LTQzYzNlNjFiZDg4YyIsIlRleHQiOiIoV2VsbG1hbm4gMjAxNywgMjAxOSkiLCJXQUlWZXJzaW9uIjoiNy4wLjEuMCJ9}</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0A895E68"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C51DF7">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C51DF7">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8" w:name="_Toc169534489"/>
      <w:r>
        <w:t>Genetic architecture</w:t>
      </w:r>
      <w:bookmarkEnd w:id="78"/>
    </w:p>
    <w:p w14:paraId="7B572352" w14:textId="2869B8F9" w:rsidR="009B6A22"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w:t>
      </w:r>
      <w:r w:rsidR="00476707">
        <w:rPr>
          <w:lang w:val="en-US"/>
        </w:rPr>
        <w:t xml:space="preserve"> The total number of recombination events can also be linked to a trait (that </w:t>
      </w:r>
      <w:r w:rsidR="00481B8F">
        <w:rPr>
          <w:lang w:val="en-US"/>
        </w:rPr>
        <w:t xml:space="preserve">subsequently needs a phenotypic transformation to have discrete realizations) that can be provided via </w:t>
      </w:r>
      <w:r w:rsidR="00481B8F" w:rsidRPr="00481B8F">
        <w:rPr>
          <w:b/>
          <w:bCs/>
          <w:lang w:val="en-US"/>
        </w:rPr>
        <w:t>recombination.rate.trait</w:t>
      </w:r>
      <w:r w:rsidR="00481B8F">
        <w:rPr>
          <w:lang w:val="en-US"/>
        </w:rPr>
        <w:t xml:space="preserve">. </w:t>
      </w:r>
    </w:p>
    <w:p w14:paraId="5139B399" w14:textId="21BA2CDB" w:rsidR="003C77EC" w:rsidRPr="003C77EC" w:rsidRDefault="003C77EC" w:rsidP="00DF7796">
      <w:pPr>
        <w:jc w:val="both"/>
        <w:rPr>
          <w:lang w:val="en-US"/>
        </w:rPr>
      </w:pPr>
      <w:r w:rsidRPr="003C77EC">
        <w:rPr>
          <w:lang w:val="en-US"/>
        </w:rPr>
        <w:t xml:space="preserv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r w:rsidR="00476707">
        <w:rPr>
          <w:lang w:val="en-US"/>
        </w:rPr>
        <w:t xml:space="preserve"> </w:t>
      </w:r>
    </w:p>
    <w:p w14:paraId="5139B39A" w14:textId="34820F53"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7169A2C3" w14:textId="77777777" w:rsidR="00982BFD" w:rsidRDefault="00982BFD" w:rsidP="00982BFD">
      <w:pPr>
        <w:pStyle w:val="Heading3"/>
        <w:rPr>
          <w:lang w:val="en-US"/>
        </w:rPr>
      </w:pPr>
      <w:bookmarkStart w:id="79" w:name="_Toc169534490"/>
      <w:r>
        <w:rPr>
          <w:lang w:val="en-US"/>
        </w:rPr>
        <w:t>Controlling recombination / minimum distance (Meiosis / Crossover)</w:t>
      </w:r>
      <w:bookmarkEnd w:id="79"/>
    </w:p>
    <w:p w14:paraId="7C9606C0" w14:textId="77777777" w:rsidR="00982BFD" w:rsidRDefault="00982BFD" w:rsidP="00982BFD">
      <w:pPr>
        <w:rPr>
          <w:lang w:val="en-US"/>
        </w:rPr>
      </w:pPr>
      <w:r>
        <w:rPr>
          <w:lang w:val="en-US"/>
        </w:rPr>
        <w:t xml:space="preserve">On default, recombination are assumed to follow a Poisson distribution according to Haldane. To ensure a minimum distance between recombination events in the same meiosis, use </w:t>
      </w:r>
      <w:r w:rsidRPr="00A34D7E">
        <w:rPr>
          <w:b/>
          <w:bCs/>
          <w:lang w:val="en-US"/>
        </w:rPr>
        <w:t>recombination.minimum.distance</w:t>
      </w:r>
      <w:r>
        <w:rPr>
          <w:b/>
          <w:bCs/>
          <w:lang w:val="en-US"/>
        </w:rPr>
        <w:t xml:space="preserve"> </w:t>
      </w:r>
      <w:r w:rsidRPr="00F03861">
        <w:rPr>
          <w:lang w:val="en-US"/>
        </w:rPr>
        <w:t>to avoid physically close cross-over events</w:t>
      </w:r>
      <w:r>
        <w:rPr>
          <w:lang w:val="en-US"/>
        </w:rPr>
        <w:t xml:space="preserve">. To just decrease the likelihood of multiple physically closed markers one can use </w:t>
      </w:r>
      <w:r w:rsidRPr="00A34D7E">
        <w:rPr>
          <w:b/>
          <w:bCs/>
          <w:lang w:val="en-US"/>
        </w:rPr>
        <w:t>recombination.distance.penalty</w:t>
      </w:r>
      <w:r>
        <w:rPr>
          <w:lang w:val="en-US"/>
        </w:rPr>
        <w:t xml:space="preserve"> and </w:t>
      </w:r>
      <w:r w:rsidRPr="00A34D7E">
        <w:rPr>
          <w:b/>
          <w:bCs/>
          <w:lang w:val="en-US"/>
        </w:rPr>
        <w:t>recombination.distance.penalty2</w:t>
      </w:r>
      <w:r>
        <w:rPr>
          <w:lang w:val="en-US"/>
        </w:rPr>
        <w:t>. E.g. when there is already a recombination event at a given position any new recombination event will be rejected and resampled with a given probably:</w:t>
      </w:r>
    </w:p>
    <w:p w14:paraId="228DF3F4" w14:textId="77777777" w:rsidR="00982BFD" w:rsidRPr="008F3557" w:rsidRDefault="00982BFD" w:rsidP="00982BFD">
      <w:pPr>
        <w:rPr>
          <w:rFonts w:eastAsiaTheme="minorEastAsia"/>
          <w:lang w:val="en-US"/>
        </w:rPr>
      </w:pPr>
      <m:oMathPara>
        <m:oMath>
          <m:r>
            <w:rPr>
              <w:rFonts w:ascii="Cambria Math" w:hAnsi="Cambria Math"/>
              <w:lang w:val="en-US"/>
            </w:rPr>
            <m:t>rejection.probability=1-</m:t>
          </m:r>
          <m:sSup>
            <m:sSupPr>
              <m:ctrlPr>
                <w:ins w:id="80" w:author="Pook, Torsten" w:date="2025-05-02T10:18:00Z">
                  <w:rPr>
                    <w:rFonts w:ascii="Cambria Math" w:hAnsi="Cambria Math"/>
                    <w:i/>
                    <w:lang w:val="en-US"/>
                  </w:rPr>
                </w:ins>
              </m:ctrlPr>
            </m:sSupPr>
            <m:e>
              <m:d>
                <m:dPr>
                  <m:ctrlPr>
                    <w:ins w:id="81" w:author="Pook, Torsten" w:date="2025-05-02T10:18:00Z">
                      <w:rPr>
                        <w:rFonts w:ascii="Cambria Math" w:hAnsi="Cambria Math"/>
                        <w:i/>
                        <w:lang w:val="en-US"/>
                      </w:rPr>
                    </w:ins>
                  </m:ctrlPr>
                </m:dPr>
                <m:e>
                  <m:f>
                    <m:fPr>
                      <m:ctrlPr>
                        <w:ins w:id="82" w:author="Pook, Torsten" w:date="2025-05-02T10:18:00Z">
                          <w:rPr>
                            <w:rFonts w:ascii="Cambria Math" w:hAnsi="Cambria Math"/>
                            <w:i/>
                            <w:lang w:val="en-US"/>
                          </w:rPr>
                        </w:ins>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3AD4A963" w14:textId="77777777" w:rsidR="00982BFD" w:rsidRDefault="00982BFD" w:rsidP="00982BFD">
      <w:pPr>
        <w:rPr>
          <w:lang w:val="en-US"/>
        </w:rPr>
      </w:pPr>
      <w:r>
        <w:rPr>
          <w:rFonts w:eastAsiaTheme="minorEastAsia"/>
          <w:lang w:val="en-US"/>
        </w:rPr>
        <w:t xml:space="preserve">With x being 1 for </w:t>
      </w:r>
      <w:r>
        <w:rPr>
          <w:lang w:val="en-US"/>
        </w:rPr>
        <w:t>r</w:t>
      </w:r>
      <w:r w:rsidRPr="00A34D7E">
        <w:rPr>
          <w:b/>
          <w:bCs/>
          <w:lang w:val="en-US"/>
        </w:rPr>
        <w:t>ecombination.distance.penalty</w:t>
      </w:r>
      <w:r>
        <w:rPr>
          <w:lang w:val="en-US"/>
        </w:rPr>
        <w:t xml:space="preserve"> and 2 for </w:t>
      </w:r>
      <w:r w:rsidRPr="00A34D7E">
        <w:rPr>
          <w:b/>
          <w:bCs/>
          <w:lang w:val="en-US"/>
        </w:rPr>
        <w:t>recombination.distance.penalty2</w:t>
      </w:r>
      <w:r>
        <w:rPr>
          <w:lang w:val="en-US"/>
        </w:rPr>
        <w:t xml:space="preserve"> for a linear or quadratic penalty. The total number of recombination events will not be impacted by this.</w:t>
      </w:r>
    </w:p>
    <w:p w14:paraId="0B731B53" w14:textId="0F9A09A0" w:rsidR="00982BFD" w:rsidRDefault="00982BFD" w:rsidP="00982BFD">
      <w:pPr>
        <w:rPr>
          <w:lang w:val="en-US"/>
        </w:rPr>
      </w:pPr>
      <w:r>
        <w:rPr>
          <w:lang w:val="en-US"/>
        </w:rPr>
        <w:lastRenderedPageBreak/>
        <w:t xml:space="preserve">For maximum flexibility it is also possible to manually provide a function for the sampling of recombination events in </w:t>
      </w:r>
      <w:r w:rsidRPr="0008711B">
        <w:rPr>
          <w:b/>
          <w:bCs/>
          <w:lang w:val="en-US"/>
        </w:rPr>
        <w:t>recombination.function</w:t>
      </w:r>
      <w:r>
        <w:rPr>
          <w:lang w:val="en-US"/>
        </w:rPr>
        <w:t xml:space="preserve"> with two input variable – number of recombination events and length of the genome and as output a vector with number of recombination events points of recombination.</w:t>
      </w:r>
      <w:r w:rsidRPr="00982BFD">
        <w:rPr>
          <w:noProof/>
          <w:lang w:val="en-US"/>
        </w:rPr>
        <w:t xml:space="preserve"> </w:t>
      </w:r>
      <w:r>
        <w:rPr>
          <w:noProof/>
        </w:rPr>
        <w:drawing>
          <wp:inline distT="0" distB="0" distL="0" distR="0" wp14:anchorId="11AE69BD" wp14:editId="29C016CD">
            <wp:extent cx="5760720" cy="2844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4165"/>
                    </a:xfrm>
                    <a:prstGeom prst="rect">
                      <a:avLst/>
                    </a:prstGeom>
                  </pic:spPr>
                </pic:pic>
              </a:graphicData>
            </a:graphic>
          </wp:inline>
        </w:drawing>
      </w:r>
    </w:p>
    <w:p w14:paraId="7E612F89" w14:textId="77777777" w:rsidR="00982BFD" w:rsidRPr="00AB0D55" w:rsidRDefault="00982BFD" w:rsidP="00DF7796">
      <w:pPr>
        <w:jc w:val="both"/>
        <w:rPr>
          <w:lang w:val="en-US"/>
        </w:rPr>
      </w:pPr>
    </w:p>
    <w:p w14:paraId="5139B39C" w14:textId="77777777" w:rsidR="003C77EC" w:rsidRDefault="003C77EC" w:rsidP="00DA77D9">
      <w:pPr>
        <w:pStyle w:val="Heading2"/>
      </w:pPr>
      <w:bookmarkStart w:id="83" w:name="_Toc169534491"/>
      <w:r>
        <w:t>Other</w:t>
      </w:r>
      <w:bookmarkEnd w:id="83"/>
    </w:p>
    <w:p w14:paraId="3E8AE570" w14:textId="27CE3B03" w:rsidR="00B12024" w:rsidRDefault="00B12024" w:rsidP="00E27EDB">
      <w:pPr>
        <w:pStyle w:val="Heading3"/>
        <w:rPr>
          <w:lang w:val="en-US"/>
        </w:rPr>
      </w:pPr>
      <w:bookmarkStart w:id="84" w:name="_Toc169534492"/>
      <w:r>
        <w:rPr>
          <w:lang w:val="en-US"/>
        </w:rPr>
        <w:t>Errors in pedigree</w:t>
      </w:r>
    </w:p>
    <w:p w14:paraId="6DAEE350" w14:textId="319E249A" w:rsidR="00B12024" w:rsidRPr="00B12024" w:rsidRDefault="00016C2D" w:rsidP="00B12024">
      <w:pPr>
        <w:rPr>
          <w:lang w:val="en-US"/>
        </w:rPr>
      </w:pPr>
      <w:r>
        <w:rPr>
          <w:lang w:val="en-US"/>
        </w:rPr>
        <w:t>To simulate errors in the pedigree, set a target er</w:t>
      </w:r>
      <w:r w:rsidR="00B65FE9">
        <w:rPr>
          <w:lang w:val="en-US"/>
        </w:rPr>
        <w:t>r</w:t>
      </w:r>
      <w:r>
        <w:rPr>
          <w:lang w:val="en-US"/>
        </w:rPr>
        <w:t xml:space="preserve">or rate in the parameter </w:t>
      </w:r>
      <w:r w:rsidRPr="00776B1D">
        <w:rPr>
          <w:b/>
          <w:bCs/>
          <w:lang w:val="en-US"/>
        </w:rPr>
        <w:t>pedigree.error</w:t>
      </w:r>
      <w:r>
        <w:rPr>
          <w:lang w:val="en-US"/>
        </w:rPr>
        <w:t xml:space="preserve">. This will </w:t>
      </w:r>
      <w:r w:rsidR="00A3561A">
        <w:rPr>
          <w:lang w:val="en-US"/>
        </w:rPr>
        <w:t>affect all breeding value estimation</w:t>
      </w:r>
      <w:r w:rsidR="00ED50CC">
        <w:rPr>
          <w:lang w:val="en-US"/>
        </w:rPr>
        <w:t xml:space="preserve">s. In case </w:t>
      </w:r>
      <w:r w:rsidR="00ED50CC" w:rsidRPr="00776B1D">
        <w:rPr>
          <w:b/>
          <w:bCs/>
          <w:lang w:val="en-US"/>
        </w:rPr>
        <w:t>avoid.mating.fullsib/halfsib</w:t>
      </w:r>
      <w:r w:rsidR="00ED50CC">
        <w:rPr>
          <w:lang w:val="en-US"/>
        </w:rPr>
        <w:t xml:space="preserve"> is used </w:t>
      </w:r>
      <w:r w:rsidR="00D3483A">
        <w:rPr>
          <w:lang w:val="en-US"/>
        </w:rPr>
        <w:t>errors can lead to the selection of more individuals from a given family. Errors in the pedigree are simul</w:t>
      </w:r>
      <w:r w:rsidR="007841CA">
        <w:rPr>
          <w:lang w:val="en-US"/>
        </w:rPr>
        <w:t>ated by entering an other selected individual from the same reproduction step as the use</w:t>
      </w:r>
      <w:r w:rsidR="00776B1D">
        <w:rPr>
          <w:lang w:val="en-US"/>
        </w:rPr>
        <w:t>d paternal/maternal parent.</w:t>
      </w:r>
    </w:p>
    <w:p w14:paraId="5139B39D" w14:textId="62C1C40C" w:rsidR="003C77EC" w:rsidRDefault="00D318B9" w:rsidP="00E27EDB">
      <w:pPr>
        <w:pStyle w:val="Heading3"/>
        <w:rPr>
          <w:lang w:val="en-US"/>
        </w:rPr>
      </w:pPr>
      <w:r>
        <w:rPr>
          <w:lang w:val="en-US"/>
        </w:rPr>
        <w:t>Culling / Death</w:t>
      </w:r>
      <w:bookmarkEnd w:id="84"/>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790F6D2C"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C51DF7">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lastRenderedPageBreak/>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85" w:name="_Toc169534493"/>
      <w:r>
        <w:rPr>
          <w:lang w:val="en-US"/>
        </w:rPr>
        <w:t>Allele-frequency per generation</w:t>
      </w:r>
      <w:bookmarkEnd w:id="85"/>
    </w:p>
    <w:p w14:paraId="21F2E7C0" w14:textId="3C97A00C" w:rsidR="00572C89" w:rsidRPr="003D1E40" w:rsidRDefault="003C77EC" w:rsidP="003D1E40">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09D0E6F6" w:rsidR="003C77EC" w:rsidRDefault="003C77EC" w:rsidP="00E27EDB">
      <w:pPr>
        <w:pStyle w:val="Heading3"/>
        <w:rPr>
          <w:lang w:val="en-US"/>
        </w:rPr>
      </w:pPr>
      <w:bookmarkStart w:id="86" w:name="_Toc169534494"/>
      <w:r>
        <w:rPr>
          <w:lang w:val="en-US"/>
        </w:rPr>
        <w:t>Set a random seed</w:t>
      </w:r>
      <w:bookmarkEnd w:id="86"/>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7" w:name="_Toc169534495"/>
      <w:r>
        <w:rPr>
          <w:lang w:val="en-US"/>
        </w:rPr>
        <w:t>save.recombination.history</w:t>
      </w:r>
      <w:bookmarkEnd w:id="87"/>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8" w:name="_Ref1029320"/>
      <w:bookmarkStart w:id="89" w:name="_Ref527378343"/>
      <w:r>
        <w:rPr>
          <w:lang w:val="en-US"/>
        </w:rPr>
        <w:br w:type="page"/>
      </w:r>
    </w:p>
    <w:p w14:paraId="5139B3AD" w14:textId="77777777" w:rsidR="00951438" w:rsidRDefault="00951438" w:rsidP="00951438">
      <w:pPr>
        <w:pStyle w:val="Heading1"/>
        <w:jc w:val="both"/>
        <w:rPr>
          <w:lang w:val="en-US"/>
        </w:rPr>
      </w:pPr>
      <w:bookmarkStart w:id="90" w:name="_Ref70667770"/>
      <w:bookmarkStart w:id="91" w:name="_Toc169534496"/>
      <w:r>
        <w:rPr>
          <w:lang w:val="en-US"/>
        </w:rPr>
        <w:lastRenderedPageBreak/>
        <w:t>Exemplary scripts</w:t>
      </w:r>
      <w:bookmarkEnd w:id="88"/>
      <w:bookmarkEnd w:id="90"/>
      <w:bookmarkEnd w:id="91"/>
    </w:p>
    <w:p w14:paraId="5139B3AE" w14:textId="77777777" w:rsidR="00455AC1" w:rsidRDefault="00455AC1" w:rsidP="00DA77D9">
      <w:pPr>
        <w:pStyle w:val="Heading2"/>
      </w:pPr>
      <w:bookmarkStart w:id="92" w:name="_Ref53668581"/>
      <w:bookmarkStart w:id="93" w:name="_Toc169534497"/>
      <w:r>
        <w:t>Basic breeding actions</w:t>
      </w:r>
      <w:bookmarkEnd w:id="92"/>
      <w:bookmarkEnd w:id="93"/>
    </w:p>
    <w:p w14:paraId="5139B3AF" w14:textId="1A888257"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940C3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cuMC4xLjAifQ==}</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94" w:name="_Toc169534498"/>
      <w:r>
        <w:t>Averaging results</w:t>
      </w:r>
      <w:r w:rsidR="006C7FD6">
        <w:t xml:space="preserve"> of the basic breeding scheme</w:t>
      </w:r>
      <w:r>
        <w:t xml:space="preserve"> over multiple simulations</w:t>
      </w:r>
      <w:bookmarkEnd w:id="94"/>
    </w:p>
    <w:p w14:paraId="5139B3DF" w14:textId="1BE500F2"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C51DF7">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cuMC4xLjAifQ==}</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95" w:name="_Toc169534499"/>
      <w:r>
        <w:t>Generation of a founder population with real genomic data (vcf-file)</w:t>
      </w:r>
      <w:bookmarkEnd w:id="95"/>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96" w:name="_Toc169534500"/>
      <w:r>
        <w:t>Generation of a founder population with real genomic data (ped/map-file)</w:t>
      </w:r>
      <w:bookmarkEnd w:id="96"/>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7"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8" w:name="_Ref70677844"/>
      <w:bookmarkStart w:id="99" w:name="_Toc169534501"/>
      <w:r>
        <w:t>Genotyping and Phenotyping of Subcohorts</w:t>
      </w:r>
      <w:bookmarkEnd w:id="97"/>
      <w:bookmarkEnd w:id="98"/>
      <w:bookmarkEnd w:id="99"/>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100" w:name="_Toc169534502"/>
      <w:r>
        <w:t>Simulation of a base population with a hard sweep</w:t>
      </w:r>
      <w:bookmarkEnd w:id="100"/>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101" w:name="_Toc169534503"/>
      <w:r>
        <w:t>Generation of traits based on genomic &amp; phenotypic data</w:t>
      </w:r>
      <w:bookmarkEnd w:id="101"/>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102" w:name="_Toc169534504"/>
      <w:bookmarkStart w:id="103" w:name="_Ref46317941"/>
      <w:r>
        <w:t>Generation of traits with breed specific QTLs</w:t>
      </w:r>
      <w:bookmarkEnd w:id="102"/>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Pr="009F218C" w:rsidRDefault="007F2E72" w:rsidP="007F2E72">
      <w:pPr>
        <w:autoSpaceDE w:val="0"/>
        <w:autoSpaceDN w:val="0"/>
        <w:adjustRightInd w:val="0"/>
        <w:spacing w:after="0" w:line="240" w:lineRule="auto"/>
        <w:rPr>
          <w:noProof/>
          <w:sz w:val="20"/>
          <w:szCs w:val="20"/>
          <w:lang w:val="en-US"/>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9F218C">
        <w:rPr>
          <w:noProof/>
          <w:sz w:val="20"/>
          <w:szCs w:val="20"/>
          <w:lang w:val="en-US"/>
        </w:rPr>
        <w:t xml:space="preserve"> </w:t>
      </w:r>
    </w:p>
    <w:p w14:paraId="570DB7E2" w14:textId="77777777" w:rsidR="00777441" w:rsidRPr="009F218C" w:rsidRDefault="00777441" w:rsidP="007F2E72">
      <w:pPr>
        <w:autoSpaceDE w:val="0"/>
        <w:autoSpaceDN w:val="0"/>
        <w:adjustRightInd w:val="0"/>
        <w:spacing w:after="0" w:line="240" w:lineRule="auto"/>
        <w:rPr>
          <w:noProof/>
          <w:sz w:val="20"/>
          <w:szCs w:val="20"/>
          <w:lang w:val="en-US"/>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104" w:name="_Toc169534505"/>
      <w:r>
        <w:t>Generation of inbred lines</w:t>
      </w:r>
      <w:bookmarkEnd w:id="104"/>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105" w:name="_Ref70677531"/>
      <w:bookmarkStart w:id="106" w:name="_Toc169534506"/>
      <w:r>
        <w:t>Generation of a trait with maternal component</w:t>
      </w:r>
      <w:bookmarkEnd w:id="103"/>
      <w:bookmarkEnd w:id="105"/>
      <w:bookmarkEnd w:id="106"/>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7" w:name="_Toc169534507"/>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7"/>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8" w:name="_Toc169534508"/>
      <w:r>
        <w:t>Simulation of Introgression on blue eggshell QTL</w:t>
      </w:r>
      <w:r w:rsidR="000A4504">
        <w:t xml:space="preserve"> in chicken</w:t>
      </w:r>
      <w:bookmarkEnd w:id="108"/>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9" w:name="_Toc169534509"/>
      <w:r>
        <w:lastRenderedPageBreak/>
        <w:t>Simulation of a conservation breeding program using cock rotation in chicken</w:t>
      </w:r>
      <w:bookmarkEnd w:id="109"/>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10" w:name="_Toc169534510"/>
      <w:r>
        <w:t>Simulation of gene editing in a cow breeding program</w:t>
      </w:r>
      <w:bookmarkEnd w:id="110"/>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11" w:name="_Ref129184995"/>
      <w:bookmarkStart w:id="112" w:name="_Toc169534511"/>
      <w:r>
        <w:t>S</w:t>
      </w:r>
      <w:r w:rsidR="009843EB">
        <w:t xml:space="preserve">imulation of </w:t>
      </w:r>
      <w:r w:rsidR="00B73A3F">
        <w:t xml:space="preserve">GxE / linked traits / </w:t>
      </w:r>
      <w:r w:rsidR="00804EFC">
        <w:t>different variants of a traits</w:t>
      </w:r>
      <w:bookmarkEnd w:id="111"/>
      <w:bookmarkEnd w:id="112"/>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39901B2A"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C51DF7">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13" w:name="_Toc169534512"/>
      <w:r>
        <w:rPr>
          <w:lang w:val="en-US"/>
        </w:rPr>
        <w:t>Manuel generation as correlated traits</w:t>
      </w:r>
      <w:bookmarkEnd w:id="113"/>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14" w:name="_Toc169534513"/>
      <w:r>
        <w:rPr>
          <w:lang w:val="en-US"/>
        </w:rPr>
        <w:t>Use the automated GxE model</w:t>
      </w:r>
      <w:bookmarkEnd w:id="114"/>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15" w:name="_Toc169534514"/>
      <w:r>
        <w:t>Use of the culling module</w:t>
      </w:r>
      <w:bookmarkEnd w:id="115"/>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16" w:name="_Ref129184692"/>
      <w:bookmarkStart w:id="117" w:name="_Toc169534515"/>
      <w:r>
        <w:t>Introduction of new variation</w:t>
      </w:r>
      <w:r w:rsidR="008F6AB2">
        <w:t xml:space="preserve"> into a breeding scheme (of similar genetic performance)</w:t>
      </w:r>
      <w:bookmarkEnd w:id="116"/>
      <w:bookmarkEnd w:id="117"/>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8" w:name="_Toc169534516"/>
      <w:r>
        <w:t>Threshold selection</w:t>
      </w:r>
      <w:bookmarkEnd w:id="118"/>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9" w:name="_Toc169534517"/>
      <w:r>
        <w:t>Controlling of the litter size</w:t>
      </w:r>
      <w:bookmarkEnd w:id="119"/>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20" w:name="_Toc169534518"/>
      <w:r>
        <w:t>Simulation of an age structure</w:t>
      </w:r>
      <w:bookmarkEnd w:id="120"/>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21" w:name="_Toc169534519"/>
      <w:r>
        <w:t>Import data from a ped-file</w:t>
      </w:r>
      <w:bookmarkEnd w:id="121"/>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22" w:name="_Toc169534520"/>
      <w:r>
        <w:t>Generate QTL / and neural loci (e.g. not used in breeding value estimation)</w:t>
      </w:r>
      <w:bookmarkEnd w:id="122"/>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9F218C" w:rsidRDefault="00C40D98" w:rsidP="00C40D98">
      <w:pPr>
        <w:shd w:val="clear" w:color="auto" w:fill="FFFFFF"/>
        <w:spacing w:after="0" w:line="240" w:lineRule="auto"/>
        <w:rPr>
          <w:rFonts w:ascii="Courier New" w:eastAsia="Times New Roman" w:hAnsi="Courier New" w:cs="Courier New"/>
          <w:color w:val="000000"/>
          <w:sz w:val="18"/>
          <w:szCs w:val="20"/>
          <w:lang w:val="nl-NL" w:eastAsia="de-DE"/>
        </w:rPr>
      </w:pPr>
      <w:r w:rsidRPr="009F218C">
        <w:rPr>
          <w:rFonts w:ascii="Courier New" w:eastAsia="Times New Roman" w:hAnsi="Courier New" w:cs="Courier New"/>
          <w:color w:val="000000"/>
          <w:sz w:val="18"/>
          <w:szCs w:val="20"/>
          <w:lang w:val="nl-NL" w:eastAsia="de-DE"/>
        </w:rPr>
        <w:t>get.genotyped.snp</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000000"/>
          <w:sz w:val="18"/>
          <w:szCs w:val="20"/>
          <w:lang w:val="nl-NL" w:eastAsia="de-DE"/>
        </w:rPr>
        <w:t>population, gen</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FF8000"/>
          <w:sz w:val="18"/>
          <w:szCs w:val="20"/>
          <w:lang w:val="nl-NL" w:eastAsia="de-DE"/>
        </w:rPr>
        <w:t>1</w:t>
      </w:r>
      <w:r w:rsidRPr="009F218C">
        <w:rPr>
          <w:rFonts w:ascii="Courier New" w:eastAsia="Times New Roman" w:hAnsi="Courier New" w:cs="Courier New"/>
          <w:b/>
          <w:bCs/>
          <w:color w:val="000080"/>
          <w:sz w:val="18"/>
          <w:szCs w:val="20"/>
          <w:lang w:val="nl-NL"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23"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24" w:name="_Ref119319601"/>
      <w:bookmarkStart w:id="125" w:name="_Toc169534521"/>
      <w:r w:rsidRPr="00FE56F2">
        <w:rPr>
          <w:lang w:val="en-US"/>
        </w:rPr>
        <w:lastRenderedPageBreak/>
        <w:t>Exporting information from the population-list (get.XXXX)</w:t>
      </w:r>
      <w:bookmarkEnd w:id="89"/>
      <w:bookmarkEnd w:id="123"/>
      <w:bookmarkEnd w:id="124"/>
      <w:bookmarkEnd w:id="125"/>
    </w:p>
    <w:p w14:paraId="5139B69D" w14:textId="00AEB641"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C51DF7">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15716393"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C51DF7">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26" w:name="_Toc169534522"/>
      <w:r>
        <w:t>g</w:t>
      </w:r>
      <w:r w:rsidR="003C77EC">
        <w:t>et.geno</w:t>
      </w:r>
      <w:bookmarkEnd w:id="126"/>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7" w:name="_Toc169534523"/>
      <w:r>
        <w:t>g</w:t>
      </w:r>
      <w:r w:rsidR="003C77EC">
        <w:t>et.haplo</w:t>
      </w:r>
      <w:bookmarkEnd w:id="127"/>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8" w:name="_Toc169534524"/>
      <w:r>
        <w:lastRenderedPageBreak/>
        <w:t>g</w:t>
      </w:r>
      <w:r w:rsidR="003C77EC">
        <w:t>et.bv / get.bve / get.pheno</w:t>
      </w:r>
      <w:r w:rsidR="006F2E3C">
        <w:t xml:space="preserve"> / get.reliability / get.selectionindex</w:t>
      </w:r>
      <w:r w:rsidR="00E83D46">
        <w:t xml:space="preserve"> / get.npheno</w:t>
      </w:r>
      <w:bookmarkEnd w:id="128"/>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9" w:name="_Toc169534525"/>
      <w:r>
        <w:t>get.snapshot</w:t>
      </w:r>
      <w:r w:rsidR="00547A8C">
        <w:t xml:space="preserve"> &amp; get.snapshot.single</w:t>
      </w:r>
      <w:bookmarkEnd w:id="129"/>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bookmarkStart w:id="130" w:name="_Toc169534526"/>
      <w:r>
        <w:lastRenderedPageBreak/>
        <w:t>get.qtl</w:t>
      </w:r>
      <w:r w:rsidR="000E515A">
        <w:t xml:space="preserve"> / get.qtl.effects / get.qtl.variance</w:t>
      </w:r>
      <w:bookmarkEnd w:id="130"/>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31" w:name="_Toc169534527"/>
      <w:r>
        <w:t>g</w:t>
      </w:r>
      <w:r w:rsidR="003C77EC">
        <w:t>et.recombi</w:t>
      </w:r>
      <w:bookmarkEnd w:id="131"/>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32" w:name="_Toc169534528"/>
      <w:r>
        <w:t>g</w:t>
      </w:r>
      <w:r w:rsidR="003C77EC" w:rsidRPr="003C77EC">
        <w:t>et.pedigree (1/2/3)</w:t>
      </w:r>
      <w:bookmarkEnd w:id="132"/>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33" w:name="_Toc169534529"/>
      <w:r>
        <w:t>get.pedigree.visual</w:t>
      </w:r>
      <w:bookmarkEnd w:id="133"/>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34" w:name="_Toc169534530"/>
      <w:r>
        <w:t>g</w:t>
      </w:r>
      <w:r w:rsidR="002A6182">
        <w:t>et.cohorts</w:t>
      </w:r>
      <w:bookmarkEnd w:id="134"/>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35" w:name="_Toc169534531"/>
      <w:r>
        <w:t>get.id</w:t>
      </w:r>
      <w:bookmarkEnd w:id="135"/>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36" w:name="_Toc169534532"/>
      <w:r>
        <w:t>g</w:t>
      </w:r>
      <w:r w:rsidR="002A6182">
        <w:t>et.class</w:t>
      </w:r>
      <w:bookmarkEnd w:id="136"/>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37" w:name="_Toc169534533"/>
      <w:r>
        <w:t>get.pool</w:t>
      </w:r>
      <w:bookmarkEnd w:id="137"/>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8" w:name="_Toc169534534"/>
      <w:r>
        <w:t>g</w:t>
      </w:r>
      <w:r w:rsidR="001A429A">
        <w:t>et.allele.freq / get.maf</w:t>
      </w:r>
      <w:bookmarkEnd w:id="138"/>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bookmarkStart w:id="139" w:name="_Toc169534535"/>
      <w:r>
        <w:t>get.genotyped</w:t>
      </w:r>
      <w:bookmarkEnd w:id="139"/>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40" w:name="_Toc169534536"/>
      <w:r>
        <w:t>get.genotyped.snp</w:t>
      </w:r>
      <w:bookmarkEnd w:id="140"/>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41" w:name="_Toc169534537"/>
      <w:r>
        <w:lastRenderedPageBreak/>
        <w:t>g</w:t>
      </w:r>
      <w:r w:rsidR="0015145F">
        <w:t>et.time.point</w:t>
      </w:r>
      <w:bookmarkEnd w:id="141"/>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42" w:name="_Toc169534538"/>
      <w:r>
        <w:t>g</w:t>
      </w:r>
      <w:r w:rsidR="002A6182">
        <w:t>et.creating.type</w:t>
      </w:r>
      <w:bookmarkEnd w:id="142"/>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43" w:name="_Toc169534539"/>
      <w:r w:rsidRPr="001E110B">
        <w:rPr>
          <w:lang w:val="nl-NL"/>
        </w:rPr>
        <w:t>get.culling</w:t>
      </w:r>
      <w:r w:rsidR="009F043E" w:rsidRPr="001E110B">
        <w:rPr>
          <w:lang w:val="nl-NL"/>
        </w:rPr>
        <w:t>.</w:t>
      </w:r>
      <w:r w:rsidRPr="001E110B">
        <w:rPr>
          <w:lang w:val="nl-NL"/>
        </w:rPr>
        <w:t>time</w:t>
      </w:r>
      <w:r w:rsidR="00386623" w:rsidRPr="001E110B">
        <w:rPr>
          <w:lang w:val="nl-NL"/>
        </w:rPr>
        <w:t xml:space="preserve"> / get.culling.type</w:t>
      </w:r>
      <w:bookmarkEnd w:id="143"/>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44" w:name="_Toc169534540"/>
      <w:r>
        <w:lastRenderedPageBreak/>
        <w:t>g</w:t>
      </w:r>
      <w:r w:rsidR="004857D3">
        <w:t>et.time.point</w:t>
      </w:r>
      <w:bookmarkEnd w:id="144"/>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bookmarkStart w:id="145" w:name="_Toc169534541"/>
      <w:r>
        <w:t>get.pheno.time</w:t>
      </w:r>
      <w:bookmarkEnd w:id="145"/>
    </w:p>
    <w:p w14:paraId="1A0E235E" w14:textId="703B96AD" w:rsidR="004F3F88" w:rsidRPr="002637CB" w:rsidRDefault="004F3F88" w:rsidP="002637CB">
      <w:pPr>
        <w:rPr>
          <w:lang w:val="en-US"/>
        </w:rPr>
      </w:pPr>
      <w:r>
        <w:rPr>
          <w:lang w:val="en-US"/>
        </w:rPr>
        <w:t>This function extracts the time the selected gen/database/cohorts were phenotyped the first time.</w:t>
      </w:r>
    </w:p>
    <w:p w14:paraId="6ED628EA" w14:textId="47D3DA4C" w:rsidR="006D6777" w:rsidRDefault="00050B9E" w:rsidP="00DA77D9">
      <w:pPr>
        <w:pStyle w:val="Heading2"/>
      </w:pPr>
      <w:bookmarkStart w:id="146" w:name="_Toc169534542"/>
      <w:r>
        <w:t>get</w:t>
      </w:r>
      <w:r w:rsidR="006D6777">
        <w:t>.geno.time</w:t>
      </w:r>
      <w:bookmarkEnd w:id="146"/>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bookmarkStart w:id="147" w:name="_Toc169534543"/>
      <w:r>
        <w:t>get.age.point</w:t>
      </w:r>
      <w:bookmarkEnd w:id="147"/>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48" w:name="_Toc169534544"/>
      <w:r>
        <w:t>g</w:t>
      </w:r>
      <w:r w:rsidR="005F23C1">
        <w:t>et.individual.loc</w:t>
      </w:r>
      <w:bookmarkEnd w:id="148"/>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49" w:name="_Toc169534545"/>
      <w:r>
        <w:t>get.pheno.off</w:t>
      </w:r>
      <w:bookmarkEnd w:id="149"/>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50" w:name="_Toc169534546"/>
      <w:r>
        <w:t>g</w:t>
      </w:r>
      <w:r w:rsidR="002637CB">
        <w:t>et.pheno.off.count</w:t>
      </w:r>
      <w:bookmarkEnd w:id="150"/>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51" w:name="_Toc169534547"/>
      <w:r w:rsidRPr="006A734E">
        <w:rPr>
          <w:lang w:val="nl-NL"/>
        </w:rPr>
        <w:t xml:space="preserve">get.pen &amp; </w:t>
      </w:r>
      <w:r w:rsidR="00050B9E" w:rsidRPr="006A734E">
        <w:rPr>
          <w:lang w:val="nl-NL"/>
        </w:rPr>
        <w:t>get.pen.effect</w:t>
      </w:r>
      <w:bookmarkEnd w:id="151"/>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bookmarkStart w:id="152" w:name="_Toc169534548"/>
      <w:r>
        <w:t>get.litter &amp;</w:t>
      </w:r>
      <w:r w:rsidR="00050B9E">
        <w:t>get.litter.effect</w:t>
      </w:r>
      <w:bookmarkEnd w:id="152"/>
    </w:p>
    <w:p w14:paraId="5B6BA829" w14:textId="280F2954" w:rsidR="00C36EBF" w:rsidRDefault="00C36EBF" w:rsidP="00C36EBF">
      <w:pPr>
        <w:rPr>
          <w:lang w:val="en-US"/>
        </w:rPr>
      </w:pPr>
      <w:r>
        <w:rPr>
          <w:lang w:val="en-US"/>
        </w:rPr>
        <w:t>This function extracts the litter each individual is in and the respective litter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bookmarkStart w:id="153" w:name="_Toc169534549"/>
      <w:r>
        <w:t>g</w:t>
      </w:r>
      <w:r w:rsidR="002637CB">
        <w:t>et.selectionbve</w:t>
      </w:r>
      <w:bookmarkEnd w:id="153"/>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54" w:name="_Toc169534550"/>
      <w:r>
        <w:t>get.pca</w:t>
      </w:r>
      <w:bookmarkEnd w:id="154"/>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55" w:name="_Toc169534551"/>
      <w:r>
        <w:t>get.admixture</w:t>
      </w:r>
      <w:bookmarkEnd w:id="155"/>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56" w:name="_Toc169534552"/>
      <w:r>
        <w:t>get.dendrogram</w:t>
      </w:r>
      <w:bookmarkEnd w:id="156"/>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57" w:name="_Toc169534553"/>
      <w:r>
        <w:t>get.dendrogram.heatmap</w:t>
      </w:r>
      <w:bookmarkEnd w:id="157"/>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Pr="009F218C" w:rsidRDefault="007C3456" w:rsidP="00B77D93"/>
    <w:p w14:paraId="5139B70C" w14:textId="77777777" w:rsidR="00B77D93" w:rsidRPr="009F218C" w:rsidRDefault="00B77D93" w:rsidP="00B77D93"/>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58" w:name="_Toc169534554"/>
      <w:r>
        <w:lastRenderedPageBreak/>
        <w:t>get.dendrogram.trait</w:t>
      </w:r>
      <w:bookmarkEnd w:id="158"/>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59" w:name="_Toc169534555"/>
      <w:r>
        <w:t>get.phylogenetic.tree</w:t>
      </w:r>
      <w:bookmarkEnd w:id="159"/>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60" w:name="_Toc169534556"/>
      <w:r>
        <w:lastRenderedPageBreak/>
        <w:t>get.distance</w:t>
      </w:r>
      <w:bookmarkEnd w:id="160"/>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61" w:name="_Toc169534557"/>
      <w:r>
        <w:t>get.effect.freq</w:t>
      </w:r>
      <w:bookmarkEnd w:id="161"/>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62" w:name="_Toc169534558"/>
      <w:r>
        <w:t>g</w:t>
      </w:r>
      <w:r w:rsidR="002637CB">
        <w:t>et.selectionindex</w:t>
      </w:r>
      <w:bookmarkEnd w:id="162"/>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63" w:name="_Toc169534559"/>
      <w:r>
        <w:t>g</w:t>
      </w:r>
      <w:r w:rsidR="00CD7053">
        <w:t>et.vcf</w:t>
      </w:r>
      <w:bookmarkEnd w:id="163"/>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39620"/>
                    </a:xfrm>
                    <a:prstGeom prst="rect">
                      <a:avLst/>
                    </a:prstGeom>
                  </pic:spPr>
                </pic:pic>
              </a:graphicData>
            </a:graphic>
          </wp:inline>
        </w:drawing>
      </w:r>
    </w:p>
    <w:p w14:paraId="3DDC1003" w14:textId="3DECE5FB" w:rsidR="004675C4" w:rsidRDefault="004675C4" w:rsidP="00DA77D9">
      <w:pPr>
        <w:pStyle w:val="Heading2"/>
      </w:pPr>
      <w:bookmarkStart w:id="164" w:name="_Toc169534560"/>
      <w:r>
        <w:t>get.plink (binary)</w:t>
      </w:r>
    </w:p>
    <w:p w14:paraId="55AE276D" w14:textId="0C569429" w:rsidR="004675C4" w:rsidRPr="004675C4" w:rsidRDefault="004675C4" w:rsidP="004675C4">
      <w:pPr>
        <w:rPr>
          <w:lang w:val="en-US"/>
        </w:rPr>
      </w:pPr>
      <w:r>
        <w:rPr>
          <w:lang w:val="en-US"/>
        </w:rPr>
        <w:t xml:space="preserve">Function to export data </w:t>
      </w:r>
      <w:r w:rsidR="00406627">
        <w:rPr>
          <w:lang w:val="en-US"/>
        </w:rPr>
        <w:t xml:space="preserve">in binary plink format (.bed, .bim, .fam). The groups to include in the file can be selected via </w:t>
      </w:r>
      <w:r w:rsidR="00406627" w:rsidRPr="00DE3175">
        <w:rPr>
          <w:b/>
          <w:lang w:val="en-US"/>
        </w:rPr>
        <w:t>gen</w:t>
      </w:r>
      <w:r w:rsidR="00406627">
        <w:rPr>
          <w:lang w:val="en-US"/>
        </w:rPr>
        <w:t>/</w:t>
      </w:r>
      <w:r w:rsidR="00406627" w:rsidRPr="00DE3175">
        <w:rPr>
          <w:b/>
          <w:lang w:val="en-US"/>
        </w:rPr>
        <w:t>database</w:t>
      </w:r>
      <w:r w:rsidR="00406627">
        <w:rPr>
          <w:lang w:val="en-US"/>
        </w:rPr>
        <w:t>/</w:t>
      </w:r>
      <w:r w:rsidR="00406627" w:rsidRPr="00DE3175">
        <w:rPr>
          <w:b/>
          <w:lang w:val="en-US"/>
        </w:rPr>
        <w:t>cohorts</w:t>
      </w:r>
      <w:r w:rsidR="00406627">
        <w:rPr>
          <w:lang w:val="en-US"/>
        </w:rPr>
        <w:t xml:space="preserve"> and the </w:t>
      </w:r>
      <w:r w:rsidR="00406627" w:rsidRPr="00DE3175">
        <w:rPr>
          <w:lang w:val="en-US"/>
        </w:rPr>
        <w:t>path</w:t>
      </w:r>
      <w:r w:rsidR="00406627">
        <w:rPr>
          <w:lang w:val="en-US"/>
        </w:rPr>
        <w:t xml:space="preserve"> to write to is selected in </w:t>
      </w:r>
      <w:r w:rsidR="00406627" w:rsidRPr="00DE3175">
        <w:rPr>
          <w:b/>
          <w:lang w:val="en-US"/>
        </w:rPr>
        <w:t>path</w:t>
      </w:r>
      <w:r w:rsidR="00406627">
        <w:rPr>
          <w:lang w:val="en-US"/>
        </w:rPr>
        <w:t xml:space="preserve">. To replace all non-genotyped entries with “./.” set </w:t>
      </w:r>
      <w:r w:rsidR="00406627" w:rsidRPr="004A339C">
        <w:rPr>
          <w:b/>
          <w:lang w:val="en-US"/>
        </w:rPr>
        <w:t>non.genotyped.as.missing</w:t>
      </w:r>
      <w:r w:rsidR="00406627">
        <w:rPr>
          <w:lang w:val="en-US"/>
        </w:rPr>
        <w:t xml:space="preserve"> to TRUE.</w:t>
      </w:r>
      <w:r w:rsidR="006B4CEC">
        <w:rPr>
          <w:lang w:val="en-US"/>
        </w:rPr>
        <w:t xml:space="preserve"> Use of this functions requires the R-package genio</w:t>
      </w:r>
      <w:r w:rsidR="006C1129">
        <w:rPr>
          <w:lang w:val="en-US"/>
        </w:rPr>
        <w:t>.</w:t>
      </w:r>
    </w:p>
    <w:p w14:paraId="5139B72C" w14:textId="4106D311" w:rsidR="00DA251A" w:rsidRDefault="00DA251A" w:rsidP="00DA77D9">
      <w:pPr>
        <w:pStyle w:val="Heading2"/>
      </w:pPr>
      <w:r>
        <w:lastRenderedPageBreak/>
        <w:t>get.pedmap</w:t>
      </w:r>
      <w:bookmarkEnd w:id="164"/>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65" w:name="_Toc169534561"/>
      <w:r>
        <w:t>get.map</w:t>
      </w:r>
      <w:bookmarkEnd w:id="165"/>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66" w:name="_Toc169534562"/>
      <w:r>
        <w:lastRenderedPageBreak/>
        <w:t>get.database</w:t>
      </w:r>
      <w:bookmarkEnd w:id="166"/>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67" w:name="_Toc169534563"/>
      <w:r>
        <w:t>get.</w:t>
      </w:r>
      <w:r w:rsidR="00F86E60">
        <w:t>ngen</w:t>
      </w:r>
      <w:bookmarkEnd w:id="167"/>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68" w:name="_Toc169534564"/>
      <w:r>
        <w:t>get.size</w:t>
      </w:r>
      <w:bookmarkEnd w:id="168"/>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69" w:name="_Ref527620077"/>
      <w:r>
        <w:rPr>
          <w:lang w:val="en-US"/>
        </w:rPr>
        <w:br w:type="page"/>
      </w:r>
    </w:p>
    <w:p w14:paraId="5139B738" w14:textId="77777777" w:rsidR="00E26BE6" w:rsidRPr="00E26BE6" w:rsidRDefault="001D480D" w:rsidP="00DF7796">
      <w:pPr>
        <w:pStyle w:val="Heading1"/>
        <w:jc w:val="both"/>
        <w:rPr>
          <w:lang w:val="en-US"/>
        </w:rPr>
      </w:pPr>
      <w:bookmarkStart w:id="170" w:name="_Ref70667819"/>
      <w:bookmarkStart w:id="171" w:name="_Toc169534565"/>
      <w:r>
        <w:rPr>
          <w:lang w:val="en-US"/>
        </w:rPr>
        <w:lastRenderedPageBreak/>
        <w:t xml:space="preserve">Importing information </w:t>
      </w:r>
      <w:r w:rsidR="00E26BE6">
        <w:rPr>
          <w:lang w:val="en-US"/>
        </w:rPr>
        <w:t>to</w:t>
      </w:r>
      <w:r>
        <w:rPr>
          <w:lang w:val="en-US"/>
        </w:rPr>
        <w:t xml:space="preserve"> the population-list</w:t>
      </w:r>
      <w:bookmarkEnd w:id="169"/>
      <w:bookmarkEnd w:id="170"/>
      <w:bookmarkEnd w:id="171"/>
    </w:p>
    <w:p w14:paraId="5139B739" w14:textId="77777777" w:rsidR="00E26BE6" w:rsidRDefault="004F3967" w:rsidP="00DA77D9">
      <w:pPr>
        <w:pStyle w:val="Heading2"/>
      </w:pPr>
      <w:bookmarkStart w:id="172" w:name="_Toc169534566"/>
      <w:r>
        <w:t>i</w:t>
      </w:r>
      <w:r w:rsidR="00E26BE6">
        <w:t>nsert.bve</w:t>
      </w:r>
      <w:bookmarkEnd w:id="172"/>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73" w:name="_Toc169534567"/>
      <w:r>
        <w:t>s</w:t>
      </w:r>
      <w:r w:rsidR="00ED1850">
        <w:t>et.class</w:t>
      </w:r>
      <w:bookmarkEnd w:id="173"/>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74" w:name="_Ref70667821"/>
      <w:bookmarkStart w:id="175" w:name="_Toc169534568"/>
      <w:r>
        <w:rPr>
          <w:lang w:val="en-US"/>
        </w:rPr>
        <w:lastRenderedPageBreak/>
        <w:t>Utility functions</w:t>
      </w:r>
      <w:bookmarkEnd w:id="174"/>
      <w:r w:rsidR="00253AF9">
        <w:rPr>
          <w:lang w:val="en-US"/>
        </w:rPr>
        <w:t xml:space="preserve"> &amp; advanced features</w:t>
      </w:r>
      <w:bookmarkEnd w:id="175"/>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76" w:name="_Toc169534569"/>
      <w:r>
        <w:t>group.diff</w:t>
      </w:r>
      <w:bookmarkEnd w:id="176"/>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bookmarkStart w:id="177" w:name="_Toc169534570"/>
      <w:r>
        <w:t>analyze.bv</w:t>
      </w:r>
      <w:bookmarkEnd w:id="177"/>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78" w:name="_Toc169534571"/>
      <w:r>
        <w:t>summary</w:t>
      </w:r>
      <w:bookmarkEnd w:id="178"/>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bookmarkStart w:id="179" w:name="_Toc169534572"/>
      <w:r>
        <w:t>set.default</w:t>
      </w:r>
      <w:bookmarkEnd w:id="179"/>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80" w:name="_Toc169534573"/>
      <w:r>
        <w:t>b</w:t>
      </w:r>
      <w:r w:rsidR="00532C88" w:rsidRPr="00C74DDB">
        <w:t>v.development</w:t>
      </w:r>
      <w:bookmarkEnd w:id="180"/>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81" w:name="_Toc169534574"/>
      <w:bookmarkStart w:id="182" w:name="_Ref528081316"/>
      <w:r>
        <w:t>bv.development.box</w:t>
      </w:r>
      <w:bookmarkEnd w:id="181"/>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83" w:name="_Toc169534575"/>
      <w:r>
        <w:t>Relationship</w:t>
      </w:r>
      <w:r w:rsidR="00B27446">
        <w:t xml:space="preserve"> between individuals and inbreeding</w:t>
      </w:r>
      <w:bookmarkEnd w:id="183"/>
    </w:p>
    <w:p w14:paraId="5139B757" w14:textId="77777777" w:rsidR="00B27446" w:rsidRDefault="00B27446" w:rsidP="00B27446">
      <w:pPr>
        <w:pStyle w:val="Heading3"/>
      </w:pPr>
      <w:bookmarkStart w:id="184" w:name="_Toc169534576"/>
      <w:r>
        <w:t>Definition in MoBPS</w:t>
      </w:r>
      <w:bookmarkEnd w:id="184"/>
    </w:p>
    <w:p w14:paraId="5139B758" w14:textId="776BCC47"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sidR="00940C3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y4wLjEuMCJ9}</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85" w:name="_Toc169534577"/>
      <w:r>
        <w:t>kinship.exp</w:t>
      </w:r>
      <w:bookmarkEnd w:id="185"/>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86" w:name="_Toc169534578"/>
      <w:r>
        <w:rPr>
          <w:lang w:val="en-US"/>
        </w:rPr>
        <w:lastRenderedPageBreak/>
        <w:t xml:space="preserve">inbreeding.emp / </w:t>
      </w:r>
      <w:r w:rsidR="00B27446" w:rsidRPr="00B27446">
        <w:rPr>
          <w:lang w:val="en-US"/>
        </w:rPr>
        <w:t>kinship.emp / kinship.emp.fast</w:t>
      </w:r>
      <w:bookmarkEnd w:id="186"/>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87" w:name="_Toc169534579"/>
      <w:r w:rsidRPr="00DD7B4C">
        <w:rPr>
          <w:lang w:val="en-US"/>
        </w:rPr>
        <w:t>k</w:t>
      </w:r>
      <w:r w:rsidR="002F124E" w:rsidRPr="00DD7B4C">
        <w:rPr>
          <w:lang w:val="en-US"/>
        </w:rPr>
        <w:t>inship.development</w:t>
      </w:r>
      <w:bookmarkEnd w:id="187"/>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bookmarkStart w:id="188" w:name="_Toc169534580"/>
      <w:r>
        <w:t>analy</w:t>
      </w:r>
      <w:r w:rsidR="004123CD">
        <w:t>z</w:t>
      </w:r>
      <w:r>
        <w:t>e.population</w:t>
      </w:r>
      <w:bookmarkEnd w:id="188"/>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89" w:name="_Ref80347702"/>
      <w:bookmarkStart w:id="190" w:name="_Toc169534581"/>
      <w:r>
        <w:t>new.base.generation</w:t>
      </w:r>
      <w:bookmarkEnd w:id="189"/>
      <w:bookmarkEnd w:id="190"/>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91" w:name="_Ref70615461"/>
      <w:bookmarkStart w:id="192" w:name="_Toc169534582"/>
      <w:r>
        <w:t>founder.simulation</w:t>
      </w:r>
      <w:bookmarkEnd w:id="191"/>
      <w:bookmarkEnd w:id="192"/>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93" w:name="_Toc169534583"/>
      <w:r>
        <w:t>pedigree.simulation</w:t>
      </w:r>
      <w:bookmarkEnd w:id="193"/>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94" w:name="_Ref70677467"/>
      <w:bookmarkStart w:id="195" w:name="_Toc169534584"/>
      <w:r>
        <w:t>c</w:t>
      </w:r>
      <w:r w:rsidR="00532C88" w:rsidRPr="00C74DDB">
        <w:t>reating.trait</w:t>
      </w:r>
      <w:bookmarkEnd w:id="182"/>
      <w:bookmarkEnd w:id="194"/>
      <w:bookmarkEnd w:id="195"/>
    </w:p>
    <w:p w14:paraId="5139B7D0" w14:textId="0B966799"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C51DF7">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96" w:name="_Toc169534585"/>
      <w:bookmarkStart w:id="197" w:name="_Ref31618902"/>
      <w:bookmarkStart w:id="198" w:name="_Ref5889369"/>
      <w:r>
        <w:t>combine.traits</w:t>
      </w:r>
      <w:bookmarkEnd w:id="196"/>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99" w:name="_Toc169534586"/>
      <w:r>
        <w:t>bv.standardization</w:t>
      </w:r>
      <w:bookmarkEnd w:id="197"/>
      <w:bookmarkEnd w:id="199"/>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200" w:name="_Toc169534587"/>
      <w:bookmarkStart w:id="201" w:name="_Ref31626296"/>
      <w:bookmarkStart w:id="202" w:name="_Ref31622331"/>
      <w:r>
        <w:t>a</w:t>
      </w:r>
      <w:r w:rsidR="00B819FE">
        <w:t>dd</w:t>
      </w:r>
      <w:r>
        <w:t>.diversity</w:t>
      </w:r>
      <w:bookmarkEnd w:id="200"/>
    </w:p>
    <w:p w14:paraId="449BE7AC" w14:textId="1BA3FA16"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C51DF7">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203" w:name="_Toc169534588"/>
      <w:r>
        <w:t>m</w:t>
      </w:r>
      <w:r w:rsidR="00C94482">
        <w:t>erg</w:t>
      </w:r>
      <w:r w:rsidR="00597C3E">
        <w:t>ing.cohorts</w:t>
      </w:r>
      <w:bookmarkEnd w:id="203"/>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204" w:name="_Toc169534589"/>
      <w:r>
        <w:t>c</w:t>
      </w:r>
      <w:r w:rsidR="00C02F98">
        <w:t>reating.phenotypic.transform</w:t>
      </w:r>
      <w:bookmarkEnd w:id="201"/>
      <w:bookmarkEnd w:id="204"/>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205" w:name="_Toc169534590"/>
      <w:r>
        <w:t>r</w:t>
      </w:r>
      <w:r w:rsidR="00A36F36">
        <w:t xml:space="preserve">ecalculate.bv / </w:t>
      </w:r>
      <w:r w:rsidR="006370EC">
        <w:t>recalculate.manual</w:t>
      </w:r>
      <w:bookmarkEnd w:id="205"/>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bookmarkStart w:id="206" w:name="_Toc169534591"/>
      <w:r>
        <w:t>c</w:t>
      </w:r>
      <w:r w:rsidR="00841904">
        <w:t>lean.up</w:t>
      </w:r>
      <w:bookmarkEnd w:id="202"/>
      <w:bookmarkEnd w:id="206"/>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207" w:name="_Toc169534592"/>
      <w:r>
        <w:t>optimize.cores</w:t>
      </w:r>
      <w:bookmarkEnd w:id="207"/>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208" w:name="_Toc169534593"/>
      <w:r>
        <w:lastRenderedPageBreak/>
        <w:t>ensembl.map</w:t>
      </w:r>
      <w:bookmarkEnd w:id="198"/>
      <w:bookmarkEnd w:id="208"/>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9" w:history="1">
        <w:r w:rsidR="00C95947" w:rsidRPr="00C95947">
          <w:rPr>
            <w:rStyle w:val="Hyperlink"/>
            <w:lang w:val="en-US"/>
          </w:rPr>
          <w:t>https://www.ensembl.org/index.html</w:t>
        </w:r>
      </w:hyperlink>
      <w:r w:rsidR="00C95947" w:rsidRPr="00C95947">
        <w:rPr>
          <w:lang w:val="en-US"/>
        </w:rPr>
        <w:t xml:space="preserve"> &amp; </w:t>
      </w:r>
      <w:hyperlink r:id="rId90"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91"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7BF6BA06"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C51DF7">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209" w:name="_Toc169534594"/>
      <w:r>
        <w:t>compute.costs</w:t>
      </w:r>
      <w:bookmarkEnd w:id="209"/>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210" w:name="_Toc169534595"/>
      <w:r>
        <w:t>compute.costs.cohorts</w:t>
      </w:r>
      <w:bookmarkEnd w:id="210"/>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211" w:name="_Toc169534596"/>
      <w:bookmarkStart w:id="212" w:name="_Ref527623349"/>
      <w:r>
        <w:t>pedmap.to.phasedbeaglevcf</w:t>
      </w:r>
      <w:bookmarkEnd w:id="211"/>
    </w:p>
    <w:p w14:paraId="5139B80C" w14:textId="1E0009BA"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7" w:history="1">
        <w:r w:rsidR="0095739A" w:rsidRPr="0095739A">
          <w:rPr>
            <w:rStyle w:val="Hyperlink"/>
            <w:lang w:val="en-US"/>
          </w:rPr>
          <w:t>https://faculty.washington.edu/browning/beagle/beagle.html</w:t>
        </w:r>
      </w:hyperlink>
      <w:r w:rsidR="0095739A">
        <w:rPr>
          <w:lang w:val="en-US"/>
        </w:rPr>
        <w:t>) and PLINK 1.9 (</w:t>
      </w:r>
      <w:hyperlink r:id="rId98"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C51DF7">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13" w:name="_Ref8220021"/>
      <w:r>
        <w:rPr>
          <w:lang w:val="en-US"/>
        </w:rPr>
        <w:br w:type="page"/>
      </w:r>
    </w:p>
    <w:p w14:paraId="5139B80E" w14:textId="77777777" w:rsidR="00951438" w:rsidRDefault="00951438" w:rsidP="00951438">
      <w:pPr>
        <w:pStyle w:val="Heading1"/>
        <w:jc w:val="both"/>
        <w:rPr>
          <w:lang w:val="en-US"/>
        </w:rPr>
      </w:pPr>
      <w:bookmarkStart w:id="214" w:name="_Ref70667904"/>
      <w:bookmarkStart w:id="215" w:name="_Toc169534597"/>
      <w:r>
        <w:rPr>
          <w:lang w:val="en-US"/>
        </w:rPr>
        <w:lastRenderedPageBreak/>
        <w:t>Data structure of the population list</w:t>
      </w:r>
      <w:bookmarkEnd w:id="213"/>
      <w:bookmarkEnd w:id="214"/>
      <w:bookmarkEnd w:id="215"/>
    </w:p>
    <w:p w14:paraId="5139B80F" w14:textId="4B528A22"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C51DF7">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16" w:name="_Toc169534598"/>
      <w:r>
        <w:t>$info</w:t>
      </w:r>
      <w:bookmarkEnd w:id="216"/>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947701"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947701"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947701"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947701"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947701"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947701"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947701"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947701"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947701"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947701"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947701"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947701"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947701"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947701"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947701"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947701"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947701"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947701"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947701"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947701"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947701"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947701"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947701"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947701"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947701"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947701"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947701"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947701"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947701"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947701"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947701"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947701"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947701"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947701"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947701"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947701"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947701"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947701"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947701"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947701"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947701"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947701"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947701"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947701"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947701"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947701"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947701"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947701"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947701"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947701"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947701"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947701"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17" w:name="_Toc169534599"/>
      <w:r>
        <w:t>$breeding</w:t>
      </w:r>
      <w:bookmarkEnd w:id="217"/>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18" w:name="_Toc169534600"/>
      <w:r>
        <w:rPr>
          <w:lang w:val="en-US"/>
        </w:rPr>
        <w:t>Storage per generation</w:t>
      </w:r>
      <w:bookmarkEnd w:id="218"/>
    </w:p>
    <w:tbl>
      <w:tblPr>
        <w:tblStyle w:val="TableGrid"/>
        <w:tblW w:w="0" w:type="auto"/>
        <w:tblLook w:val="04A0" w:firstRow="1" w:lastRow="0" w:firstColumn="1" w:lastColumn="0" w:noHBand="0" w:noVBand="1"/>
      </w:tblPr>
      <w:tblGrid>
        <w:gridCol w:w="3498"/>
        <w:gridCol w:w="5564"/>
      </w:tblGrid>
      <w:tr w:rsidR="00951438" w:rsidRPr="00947701"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947701"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947701"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947701"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947701"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947701"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947701"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947701"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947701"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947701"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947701"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947701"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947701"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947701"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947701"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947701"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947701"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947701"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947701"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947701" w14:paraId="43022D8D" w14:textId="77777777" w:rsidTr="00ED08DB">
        <w:tc>
          <w:tcPr>
            <w:tcW w:w="3498" w:type="dxa"/>
          </w:tcPr>
          <w:p w14:paraId="7C7BA4F6" w14:textId="045C4717" w:rsidR="0022002A" w:rsidRDefault="0022002A" w:rsidP="0022002A">
            <w:pPr>
              <w:jc w:val="both"/>
              <w:rPr>
                <w:lang w:val="en-US"/>
              </w:rPr>
            </w:pPr>
            <w:r>
              <w:rPr>
                <w:lang w:val="en-US"/>
              </w:rPr>
              <w:t>$breeding[[generation]][[41,42]]</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947701"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$breeding[[generation]][[43,44]]</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947701" w14:paraId="668C3681" w14:textId="77777777" w:rsidTr="00ED08DB">
        <w:tc>
          <w:tcPr>
            <w:tcW w:w="3498" w:type="dxa"/>
          </w:tcPr>
          <w:p w14:paraId="14500219" w14:textId="4E17F5A6" w:rsidR="0022002A" w:rsidRDefault="0022002A" w:rsidP="0022002A">
            <w:pPr>
              <w:jc w:val="both"/>
              <w:rPr>
                <w:lang w:val="en-US"/>
              </w:rPr>
            </w:pPr>
            <w:r>
              <w:rPr>
                <w:lang w:val="en-US"/>
              </w:rPr>
              <w:t>$breeding[[generation]][[45,46]]</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r w:rsidR="009F3031" w:rsidRPr="00947701" w14:paraId="0AB0AD9E" w14:textId="77777777" w:rsidTr="00ED08DB">
        <w:tc>
          <w:tcPr>
            <w:tcW w:w="3498" w:type="dxa"/>
          </w:tcPr>
          <w:p w14:paraId="7694FCCC" w14:textId="28F3A158" w:rsidR="009F3031" w:rsidRDefault="009F3031" w:rsidP="009F3031">
            <w:pPr>
              <w:jc w:val="both"/>
              <w:rPr>
                <w:lang w:val="en-US"/>
              </w:rPr>
            </w:pPr>
            <w:r>
              <w:rPr>
                <w:lang w:val="en-US"/>
              </w:rPr>
              <w:t>$breeding[[generation]][[47,48]]</w:t>
            </w:r>
          </w:p>
        </w:tc>
        <w:tc>
          <w:tcPr>
            <w:tcW w:w="5564" w:type="dxa"/>
          </w:tcPr>
          <w:p w14:paraId="4CB30416" w14:textId="52013423" w:rsidR="009F3031" w:rsidRDefault="009F3031" w:rsidP="009F3031">
            <w:pPr>
              <w:jc w:val="both"/>
              <w:rPr>
                <w:lang w:val="en-US"/>
              </w:rPr>
            </w:pPr>
            <w:r>
              <w:rPr>
                <w:lang w:val="en-US"/>
              </w:rPr>
              <w:t>Pedigree information for males (47) and females (48)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19" w:name="_Toc169534601"/>
      <w:r>
        <w:rPr>
          <w:lang w:val="en-US"/>
        </w:rPr>
        <w:lastRenderedPageBreak/>
        <w:t>Storage per individual</w:t>
      </w:r>
      <w:bookmarkEnd w:id="219"/>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947701" w14:paraId="5139B8F3" w14:textId="77777777" w:rsidTr="004C56A8">
        <w:tc>
          <w:tcPr>
            <w:tcW w:w="1236" w:type="dxa"/>
          </w:tcPr>
          <w:p w14:paraId="5139B8F1" w14:textId="77777777" w:rsidR="00951438" w:rsidRPr="003D7F6C" w:rsidRDefault="00951438" w:rsidP="00951438">
            <w:pPr>
              <w:jc w:val="both"/>
              <w:rPr>
                <w:lang w:val="en-US"/>
              </w:rPr>
            </w:pPr>
            <w:r w:rsidRPr="003D7F6C">
              <w:rPr>
                <w:lang w:val="en-US"/>
              </w:rPr>
              <w:t>[[1,2]]</w:t>
            </w:r>
          </w:p>
        </w:tc>
        <w:tc>
          <w:tcPr>
            <w:tcW w:w="7826"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4C56A8">
        <w:tc>
          <w:tcPr>
            <w:tcW w:w="1236" w:type="dxa"/>
          </w:tcPr>
          <w:p w14:paraId="5139B8F4" w14:textId="77777777" w:rsidR="00951438" w:rsidRPr="003D7F6C" w:rsidRDefault="00951438" w:rsidP="00951438">
            <w:pPr>
              <w:jc w:val="both"/>
              <w:rPr>
                <w:lang w:val="en-US"/>
              </w:rPr>
            </w:pPr>
            <w:r w:rsidRPr="003D7F6C">
              <w:rPr>
                <w:lang w:val="en-US"/>
              </w:rPr>
              <w:t>[[3,4]]</w:t>
            </w:r>
          </w:p>
        </w:tc>
        <w:tc>
          <w:tcPr>
            <w:tcW w:w="7826"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947701" w14:paraId="5139B8FA" w14:textId="77777777" w:rsidTr="004C56A8">
        <w:tc>
          <w:tcPr>
            <w:tcW w:w="1236" w:type="dxa"/>
          </w:tcPr>
          <w:p w14:paraId="5139B8F7" w14:textId="77777777" w:rsidR="00951438" w:rsidRPr="003D7F6C" w:rsidRDefault="00951438" w:rsidP="00951438">
            <w:pPr>
              <w:jc w:val="both"/>
              <w:rPr>
                <w:lang w:val="en-US"/>
              </w:rPr>
            </w:pPr>
            <w:r w:rsidRPr="003D7F6C">
              <w:rPr>
                <w:lang w:val="en-US"/>
              </w:rPr>
              <w:t>[[5,6]]</w:t>
            </w:r>
          </w:p>
        </w:tc>
        <w:tc>
          <w:tcPr>
            <w:tcW w:w="7826"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4C56A8">
        <w:tc>
          <w:tcPr>
            <w:tcW w:w="1236" w:type="dxa"/>
          </w:tcPr>
          <w:p w14:paraId="5139B8FB" w14:textId="77777777" w:rsidR="00951438" w:rsidRPr="003D7F6C" w:rsidRDefault="00951438" w:rsidP="00951438">
            <w:pPr>
              <w:jc w:val="both"/>
              <w:rPr>
                <w:lang w:val="en-US"/>
              </w:rPr>
            </w:pPr>
            <w:r w:rsidRPr="003D7F6C">
              <w:rPr>
                <w:lang w:val="en-US"/>
              </w:rPr>
              <w:t>[[7,8]]</w:t>
            </w:r>
          </w:p>
        </w:tc>
        <w:tc>
          <w:tcPr>
            <w:tcW w:w="7826" w:type="dxa"/>
          </w:tcPr>
          <w:p w14:paraId="5139B8FC" w14:textId="77777777" w:rsidR="00951438" w:rsidRPr="003D7F6C" w:rsidRDefault="00951438" w:rsidP="00951438">
            <w:pPr>
              <w:jc w:val="both"/>
              <w:rPr>
                <w:lang w:val="en-US"/>
              </w:rPr>
            </w:pPr>
            <w:r w:rsidRPr="003D7F6C">
              <w:rPr>
                <w:lang w:val="en-US"/>
              </w:rPr>
              <w:t>Father / Mother</w:t>
            </w:r>
          </w:p>
        </w:tc>
      </w:tr>
      <w:tr w:rsidR="00951438" w:rsidRPr="00947701" w14:paraId="5139B900" w14:textId="77777777" w:rsidTr="004C56A8">
        <w:tc>
          <w:tcPr>
            <w:tcW w:w="1236" w:type="dxa"/>
          </w:tcPr>
          <w:p w14:paraId="5139B8FE" w14:textId="77777777" w:rsidR="00951438" w:rsidRPr="003D7F6C" w:rsidRDefault="00951438" w:rsidP="00951438">
            <w:pPr>
              <w:jc w:val="both"/>
              <w:rPr>
                <w:lang w:val="en-US"/>
              </w:rPr>
            </w:pPr>
            <w:r w:rsidRPr="003D7F6C">
              <w:rPr>
                <w:lang w:val="en-US"/>
              </w:rPr>
              <w:t>[[9,10]]</w:t>
            </w:r>
          </w:p>
        </w:tc>
        <w:tc>
          <w:tcPr>
            <w:tcW w:w="7826"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947701" w14:paraId="5139B903" w14:textId="77777777" w:rsidTr="004C56A8">
        <w:tc>
          <w:tcPr>
            <w:tcW w:w="1236" w:type="dxa"/>
          </w:tcPr>
          <w:p w14:paraId="5139B901" w14:textId="77777777" w:rsidR="00951438" w:rsidRPr="003D7F6C" w:rsidRDefault="00951438" w:rsidP="00951438">
            <w:pPr>
              <w:jc w:val="both"/>
              <w:rPr>
                <w:lang w:val="en-US"/>
              </w:rPr>
            </w:pPr>
            <w:r w:rsidRPr="003D7F6C">
              <w:rPr>
                <w:lang w:val="en-US"/>
              </w:rPr>
              <w:t>[[11,12]]</w:t>
            </w:r>
          </w:p>
        </w:tc>
        <w:tc>
          <w:tcPr>
            <w:tcW w:w="7826"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947701" w14:paraId="5139B906" w14:textId="77777777" w:rsidTr="004C56A8">
        <w:tc>
          <w:tcPr>
            <w:tcW w:w="1236" w:type="dxa"/>
          </w:tcPr>
          <w:p w14:paraId="5139B904" w14:textId="77777777" w:rsidR="00951438" w:rsidRPr="003D7F6C" w:rsidRDefault="00951438" w:rsidP="00951438">
            <w:pPr>
              <w:jc w:val="both"/>
              <w:rPr>
                <w:lang w:val="en-US"/>
              </w:rPr>
            </w:pPr>
            <w:r w:rsidRPr="003D7F6C">
              <w:rPr>
                <w:lang w:val="en-US"/>
              </w:rPr>
              <w:t>[[13,14]]</w:t>
            </w:r>
          </w:p>
        </w:tc>
        <w:tc>
          <w:tcPr>
            <w:tcW w:w="7826"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947701" w14:paraId="5139B909" w14:textId="77777777" w:rsidTr="004C56A8">
        <w:tc>
          <w:tcPr>
            <w:tcW w:w="1236" w:type="dxa"/>
          </w:tcPr>
          <w:p w14:paraId="5139B907" w14:textId="77777777" w:rsidR="00951438" w:rsidRPr="003D7F6C" w:rsidRDefault="00951438" w:rsidP="00951438">
            <w:pPr>
              <w:jc w:val="both"/>
              <w:rPr>
                <w:lang w:val="en-US"/>
              </w:rPr>
            </w:pPr>
            <w:r w:rsidRPr="003D7F6C">
              <w:rPr>
                <w:lang w:val="en-US"/>
              </w:rPr>
              <w:t>[[15]]</w:t>
            </w:r>
          </w:p>
        </w:tc>
        <w:tc>
          <w:tcPr>
            <w:tcW w:w="7826"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4C56A8">
        <w:tc>
          <w:tcPr>
            <w:tcW w:w="1236" w:type="dxa"/>
          </w:tcPr>
          <w:p w14:paraId="5139B90A" w14:textId="77777777" w:rsidR="00951438" w:rsidRPr="003D7F6C" w:rsidRDefault="00951438" w:rsidP="00951438">
            <w:pPr>
              <w:jc w:val="both"/>
              <w:rPr>
                <w:lang w:val="en-US"/>
              </w:rPr>
            </w:pPr>
            <w:r w:rsidRPr="003D7F6C">
              <w:rPr>
                <w:lang w:val="en-US"/>
              </w:rPr>
              <w:t>[[16]]</w:t>
            </w:r>
          </w:p>
        </w:tc>
        <w:tc>
          <w:tcPr>
            <w:tcW w:w="7826" w:type="dxa"/>
          </w:tcPr>
          <w:p w14:paraId="5139B90B" w14:textId="77777777" w:rsidR="00951438" w:rsidRPr="003D7F6C" w:rsidRDefault="00951438" w:rsidP="00951438">
            <w:pPr>
              <w:jc w:val="both"/>
              <w:rPr>
                <w:lang w:val="en-US"/>
              </w:rPr>
            </w:pPr>
            <w:r>
              <w:rPr>
                <w:lang w:val="en-US"/>
              </w:rPr>
              <w:t>Is the individual genotyped</w:t>
            </w:r>
          </w:p>
        </w:tc>
      </w:tr>
      <w:tr w:rsidR="00951438" w:rsidRPr="00947701" w14:paraId="5139B90F" w14:textId="77777777" w:rsidTr="004C56A8">
        <w:tc>
          <w:tcPr>
            <w:tcW w:w="1236" w:type="dxa"/>
          </w:tcPr>
          <w:p w14:paraId="5139B90D" w14:textId="77777777" w:rsidR="00951438" w:rsidRPr="00160340" w:rsidRDefault="00951438" w:rsidP="00951438">
            <w:pPr>
              <w:jc w:val="both"/>
              <w:rPr>
                <w:lang w:val="en-US"/>
              </w:rPr>
            </w:pPr>
            <w:r w:rsidRPr="00160340">
              <w:rPr>
                <w:lang w:val="en-US"/>
              </w:rPr>
              <w:t>[[17]]</w:t>
            </w:r>
          </w:p>
        </w:tc>
        <w:tc>
          <w:tcPr>
            <w:tcW w:w="7826"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947701" w14:paraId="5139B912" w14:textId="77777777" w:rsidTr="004C56A8">
        <w:tc>
          <w:tcPr>
            <w:tcW w:w="1236" w:type="dxa"/>
          </w:tcPr>
          <w:p w14:paraId="5139B910" w14:textId="77777777" w:rsidR="00951438" w:rsidRPr="00160340" w:rsidRDefault="00951438" w:rsidP="00951438">
            <w:pPr>
              <w:jc w:val="both"/>
              <w:rPr>
                <w:lang w:val="en-US"/>
              </w:rPr>
            </w:pPr>
            <w:r w:rsidRPr="00160340">
              <w:rPr>
                <w:lang w:val="en-US"/>
              </w:rPr>
              <w:t>[[18]]</w:t>
            </w:r>
          </w:p>
        </w:tc>
        <w:tc>
          <w:tcPr>
            <w:tcW w:w="7826"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947701" w14:paraId="5139B915" w14:textId="77777777" w:rsidTr="004C56A8">
        <w:tc>
          <w:tcPr>
            <w:tcW w:w="1236" w:type="dxa"/>
          </w:tcPr>
          <w:p w14:paraId="5139B913" w14:textId="77777777" w:rsidR="00951438" w:rsidRPr="003D7F6C" w:rsidRDefault="00951438" w:rsidP="00951438">
            <w:pPr>
              <w:jc w:val="both"/>
              <w:rPr>
                <w:lang w:val="en-US"/>
              </w:rPr>
            </w:pPr>
            <w:r w:rsidRPr="003D7F6C">
              <w:rPr>
                <w:lang w:val="en-US"/>
              </w:rPr>
              <w:t>[[19]]</w:t>
            </w:r>
          </w:p>
        </w:tc>
        <w:tc>
          <w:tcPr>
            <w:tcW w:w="7826"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947701" w14:paraId="5139B918" w14:textId="77777777" w:rsidTr="004C56A8">
        <w:tc>
          <w:tcPr>
            <w:tcW w:w="1236" w:type="dxa"/>
          </w:tcPr>
          <w:p w14:paraId="5139B916" w14:textId="77777777" w:rsidR="00951438" w:rsidRPr="003D7F6C" w:rsidRDefault="00951438" w:rsidP="00951438">
            <w:pPr>
              <w:jc w:val="both"/>
              <w:rPr>
                <w:lang w:val="en-US"/>
              </w:rPr>
            </w:pPr>
            <w:r w:rsidRPr="003D7F6C">
              <w:rPr>
                <w:lang w:val="en-US"/>
              </w:rPr>
              <w:t>[[20]]</w:t>
            </w:r>
          </w:p>
        </w:tc>
        <w:tc>
          <w:tcPr>
            <w:tcW w:w="7826"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947701" w14:paraId="5139B91B" w14:textId="77777777" w:rsidTr="004C56A8">
        <w:tc>
          <w:tcPr>
            <w:tcW w:w="1236" w:type="dxa"/>
          </w:tcPr>
          <w:p w14:paraId="5139B919" w14:textId="77777777" w:rsidR="00951438" w:rsidRPr="003D7F6C" w:rsidRDefault="00951438" w:rsidP="00951438">
            <w:pPr>
              <w:jc w:val="both"/>
              <w:rPr>
                <w:lang w:val="en-US"/>
              </w:rPr>
            </w:pPr>
            <w:r>
              <w:rPr>
                <w:lang w:val="en-US"/>
              </w:rPr>
              <w:t>[[21]]</w:t>
            </w:r>
          </w:p>
        </w:tc>
        <w:tc>
          <w:tcPr>
            <w:tcW w:w="7826"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947701" w14:paraId="5139B91E" w14:textId="77777777" w:rsidTr="004C56A8">
        <w:tc>
          <w:tcPr>
            <w:tcW w:w="1236" w:type="dxa"/>
          </w:tcPr>
          <w:p w14:paraId="5139B91C" w14:textId="77777777" w:rsidR="004857D3" w:rsidRDefault="004857D3" w:rsidP="00951438">
            <w:pPr>
              <w:jc w:val="both"/>
              <w:rPr>
                <w:lang w:val="en-US"/>
              </w:rPr>
            </w:pPr>
            <w:r>
              <w:rPr>
                <w:lang w:val="en-US"/>
              </w:rPr>
              <w:t>[[22]]</w:t>
            </w:r>
          </w:p>
        </w:tc>
        <w:tc>
          <w:tcPr>
            <w:tcW w:w="7826"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4C56A8">
        <w:tc>
          <w:tcPr>
            <w:tcW w:w="1236" w:type="dxa"/>
          </w:tcPr>
          <w:p w14:paraId="5139B91F" w14:textId="77777777" w:rsidR="004857D3" w:rsidRDefault="004857D3" w:rsidP="00951438">
            <w:pPr>
              <w:jc w:val="both"/>
              <w:rPr>
                <w:lang w:val="en-US"/>
              </w:rPr>
            </w:pPr>
            <w:r>
              <w:rPr>
                <w:lang w:val="en-US"/>
              </w:rPr>
              <w:t>[[23]]</w:t>
            </w:r>
          </w:p>
        </w:tc>
        <w:tc>
          <w:tcPr>
            <w:tcW w:w="7826" w:type="dxa"/>
          </w:tcPr>
          <w:p w14:paraId="5139B920" w14:textId="77777777" w:rsidR="004857D3" w:rsidRDefault="004857D3" w:rsidP="00951438">
            <w:pPr>
              <w:jc w:val="both"/>
              <w:rPr>
                <w:lang w:val="en-US"/>
              </w:rPr>
            </w:pPr>
            <w:r>
              <w:rPr>
                <w:lang w:val="en-US"/>
              </w:rPr>
              <w:t xml:space="preserve">Permanent residual </w:t>
            </w:r>
          </w:p>
        </w:tc>
      </w:tr>
      <w:tr w:rsidR="004857D3" w:rsidRPr="00947701" w14:paraId="5139B924" w14:textId="77777777" w:rsidTr="004C56A8">
        <w:tc>
          <w:tcPr>
            <w:tcW w:w="1236" w:type="dxa"/>
          </w:tcPr>
          <w:p w14:paraId="5139B922" w14:textId="77777777" w:rsidR="004857D3" w:rsidRDefault="004857D3" w:rsidP="00951438">
            <w:pPr>
              <w:jc w:val="both"/>
              <w:rPr>
                <w:lang w:val="en-US"/>
              </w:rPr>
            </w:pPr>
            <w:r>
              <w:rPr>
                <w:lang w:val="en-US"/>
              </w:rPr>
              <w:t>[[24]]</w:t>
            </w:r>
          </w:p>
        </w:tc>
        <w:tc>
          <w:tcPr>
            <w:tcW w:w="7826"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947701" w14:paraId="061D34C1" w14:textId="77777777" w:rsidTr="004C56A8">
        <w:tc>
          <w:tcPr>
            <w:tcW w:w="1236" w:type="dxa"/>
          </w:tcPr>
          <w:p w14:paraId="302F6065" w14:textId="044801C5" w:rsidR="00990B56" w:rsidRPr="00990B56" w:rsidRDefault="00990B56" w:rsidP="00951438">
            <w:pPr>
              <w:jc w:val="both"/>
            </w:pPr>
            <w:r>
              <w:t>[[25]]</w:t>
            </w:r>
          </w:p>
        </w:tc>
        <w:tc>
          <w:tcPr>
            <w:tcW w:w="7826"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947701" w14:paraId="430D297B" w14:textId="77777777" w:rsidTr="004C56A8">
        <w:tc>
          <w:tcPr>
            <w:tcW w:w="1236" w:type="dxa"/>
          </w:tcPr>
          <w:p w14:paraId="47099F55" w14:textId="3A5913F7" w:rsidR="00990B56" w:rsidRDefault="00990B56" w:rsidP="00951438">
            <w:pPr>
              <w:jc w:val="both"/>
            </w:pPr>
            <w:r>
              <w:t>[[26]]</w:t>
            </w:r>
          </w:p>
        </w:tc>
        <w:tc>
          <w:tcPr>
            <w:tcW w:w="7826"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947701" w14:paraId="745FF999" w14:textId="77777777" w:rsidTr="004C56A8">
        <w:tc>
          <w:tcPr>
            <w:tcW w:w="1236" w:type="dxa"/>
          </w:tcPr>
          <w:p w14:paraId="5AF80CB7" w14:textId="251B7BEB" w:rsidR="00241C45" w:rsidRDefault="00241C45" w:rsidP="00951438">
            <w:pPr>
              <w:jc w:val="both"/>
            </w:pPr>
            <w:r>
              <w:t>[[27]]</w:t>
            </w:r>
          </w:p>
        </w:tc>
        <w:tc>
          <w:tcPr>
            <w:tcW w:w="7826"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4C56A8">
        <w:tc>
          <w:tcPr>
            <w:tcW w:w="1236" w:type="dxa"/>
          </w:tcPr>
          <w:p w14:paraId="762B6B9B" w14:textId="59975E90" w:rsidR="00241C45" w:rsidRDefault="00241C45" w:rsidP="00951438">
            <w:pPr>
              <w:jc w:val="both"/>
            </w:pPr>
            <w:r>
              <w:t>[[28]]</w:t>
            </w:r>
          </w:p>
        </w:tc>
        <w:tc>
          <w:tcPr>
            <w:tcW w:w="7826"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4C56A8">
        <w:tc>
          <w:tcPr>
            <w:tcW w:w="1236" w:type="dxa"/>
          </w:tcPr>
          <w:p w14:paraId="7F4D0F5E" w14:textId="286D9A6D" w:rsidR="00E95A41" w:rsidRDefault="00E95A41" w:rsidP="00951438">
            <w:pPr>
              <w:jc w:val="both"/>
            </w:pPr>
            <w:r>
              <w:t>[[29]]</w:t>
            </w:r>
          </w:p>
        </w:tc>
        <w:tc>
          <w:tcPr>
            <w:tcW w:w="7826"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4C56A8">
        <w:tc>
          <w:tcPr>
            <w:tcW w:w="1236" w:type="dxa"/>
          </w:tcPr>
          <w:p w14:paraId="0D031582" w14:textId="63812DF3" w:rsidR="00E95A41" w:rsidRDefault="00E95A41" w:rsidP="00951438">
            <w:pPr>
              <w:jc w:val="both"/>
            </w:pPr>
            <w:r>
              <w:t>[[30]]</w:t>
            </w:r>
          </w:p>
        </w:tc>
        <w:tc>
          <w:tcPr>
            <w:tcW w:w="7826"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4C56A8">
        <w:tc>
          <w:tcPr>
            <w:tcW w:w="1236" w:type="dxa"/>
          </w:tcPr>
          <w:p w14:paraId="0339F685" w14:textId="06492C96" w:rsidR="00E95A41" w:rsidRDefault="00E95A41" w:rsidP="00951438">
            <w:pPr>
              <w:jc w:val="both"/>
            </w:pPr>
            <w:r>
              <w:t>[[31]]</w:t>
            </w:r>
          </w:p>
        </w:tc>
        <w:tc>
          <w:tcPr>
            <w:tcW w:w="7826"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4C56A8">
        <w:tc>
          <w:tcPr>
            <w:tcW w:w="1236" w:type="dxa"/>
          </w:tcPr>
          <w:p w14:paraId="12C77714" w14:textId="28BA34A0" w:rsidR="00E95A41" w:rsidRDefault="00E95A41" w:rsidP="00951438">
            <w:pPr>
              <w:jc w:val="both"/>
            </w:pPr>
            <w:r>
              <w:t>[[32]]</w:t>
            </w:r>
          </w:p>
        </w:tc>
        <w:tc>
          <w:tcPr>
            <w:tcW w:w="7826" w:type="dxa"/>
          </w:tcPr>
          <w:p w14:paraId="0930007A" w14:textId="798DF1B9" w:rsidR="00E95A41" w:rsidRDefault="00E95A41" w:rsidP="00951438">
            <w:pPr>
              <w:jc w:val="both"/>
              <w:rPr>
                <w:lang w:val="en-US"/>
              </w:rPr>
            </w:pPr>
            <w:r>
              <w:rPr>
                <w:lang w:val="en-US"/>
              </w:rPr>
              <w:t>Pen Nr</w:t>
            </w:r>
          </w:p>
        </w:tc>
      </w:tr>
      <w:tr w:rsidR="009F3031" w:rsidRPr="00947701" w14:paraId="3E40F16F" w14:textId="77777777" w:rsidTr="004C56A8">
        <w:tc>
          <w:tcPr>
            <w:tcW w:w="1236" w:type="dxa"/>
          </w:tcPr>
          <w:p w14:paraId="7758AB75" w14:textId="1B327DE7" w:rsidR="009F3031" w:rsidRDefault="000B0A94" w:rsidP="00951438">
            <w:pPr>
              <w:jc w:val="both"/>
            </w:pPr>
            <w:r>
              <w:t>[[33,34]]</w:t>
            </w:r>
          </w:p>
        </w:tc>
        <w:tc>
          <w:tcPr>
            <w:tcW w:w="7826" w:type="dxa"/>
          </w:tcPr>
          <w:p w14:paraId="1FB6AE14" w14:textId="711F3531" w:rsidR="009F3031" w:rsidRDefault="000B0A94" w:rsidP="00951438">
            <w:pPr>
              <w:jc w:val="both"/>
              <w:rPr>
                <w:lang w:val="en-US"/>
              </w:rPr>
            </w:pPr>
            <w:r>
              <w:rPr>
                <w:lang w:val="en-US"/>
              </w:rPr>
              <w:t>recombination points in the last meiosis</w:t>
            </w:r>
          </w:p>
        </w:tc>
      </w:tr>
      <w:tr w:rsidR="009F3031" w:rsidRPr="00947701" w14:paraId="10A9B263" w14:textId="77777777" w:rsidTr="004C56A8">
        <w:tc>
          <w:tcPr>
            <w:tcW w:w="1236" w:type="dxa"/>
          </w:tcPr>
          <w:p w14:paraId="52AFE4AB" w14:textId="186A2B15" w:rsidR="009F3031" w:rsidRDefault="00387569" w:rsidP="00951438">
            <w:pPr>
              <w:jc w:val="both"/>
            </w:pPr>
            <w:r>
              <w:t>[[35,36]]</w:t>
            </w:r>
          </w:p>
        </w:tc>
        <w:tc>
          <w:tcPr>
            <w:tcW w:w="7826" w:type="dxa"/>
          </w:tcPr>
          <w:p w14:paraId="40E447F7" w14:textId="5C5B8765" w:rsidR="009F3031" w:rsidRDefault="00387569" w:rsidP="00951438">
            <w:pPr>
              <w:jc w:val="both"/>
              <w:rPr>
                <w:lang w:val="en-US"/>
              </w:rPr>
            </w:pPr>
            <w:r>
              <w:rPr>
                <w:lang w:val="en-US"/>
              </w:rPr>
              <w:t>reciprocal translocations on first/second chromosome set</w:t>
            </w:r>
          </w:p>
        </w:tc>
      </w:tr>
      <w:tr w:rsidR="004C376C" w:rsidRPr="00947701" w14:paraId="67F9D136" w14:textId="77777777" w:rsidTr="004C56A8">
        <w:tc>
          <w:tcPr>
            <w:tcW w:w="1236" w:type="dxa"/>
          </w:tcPr>
          <w:p w14:paraId="371E3E09" w14:textId="7BB16962" w:rsidR="004C376C" w:rsidRDefault="004C376C" w:rsidP="00951438">
            <w:pPr>
              <w:jc w:val="both"/>
            </w:pPr>
            <w:r>
              <w:t>[[37</w:t>
            </w:r>
            <w:r w:rsidR="004C56A8">
              <w:t>,38</w:t>
            </w:r>
            <w:r>
              <w:t>]]</w:t>
            </w:r>
          </w:p>
        </w:tc>
        <w:tc>
          <w:tcPr>
            <w:tcW w:w="7826" w:type="dxa"/>
          </w:tcPr>
          <w:p w14:paraId="1E3EBD88" w14:textId="3C51A967" w:rsidR="004C376C" w:rsidRDefault="004C376C" w:rsidP="00951438">
            <w:pPr>
              <w:jc w:val="both"/>
              <w:rPr>
                <w:lang w:val="en-US"/>
              </w:rPr>
            </w:pPr>
            <w:r>
              <w:rPr>
                <w:lang w:val="en-US"/>
              </w:rPr>
              <w:t>father</w:t>
            </w:r>
            <w:r w:rsidR="004C56A8">
              <w:rPr>
                <w:lang w:val="en-US"/>
              </w:rPr>
              <w:t>/mother</w:t>
            </w:r>
            <w:r>
              <w:rPr>
                <w:lang w:val="en-US"/>
              </w:rPr>
              <w:t xml:space="preserve"> (with potential error in pedigree)</w:t>
            </w:r>
          </w:p>
        </w:tc>
      </w:tr>
      <w:tr w:rsidR="00947701" w:rsidRPr="00947701" w14:paraId="6B98B259" w14:textId="77777777" w:rsidTr="004C56A8">
        <w:tc>
          <w:tcPr>
            <w:tcW w:w="1236" w:type="dxa"/>
          </w:tcPr>
          <w:p w14:paraId="3AC28CAC" w14:textId="04AC07A6" w:rsidR="00947701" w:rsidRDefault="00947701" w:rsidP="00951438">
            <w:pPr>
              <w:jc w:val="both"/>
            </w:pPr>
            <w:r>
              <w:t>[[39]]</w:t>
            </w:r>
          </w:p>
        </w:tc>
        <w:tc>
          <w:tcPr>
            <w:tcW w:w="7826" w:type="dxa"/>
          </w:tcPr>
          <w:p w14:paraId="549B79B3" w14:textId="6D304FAA" w:rsidR="00947701" w:rsidRDefault="006831B9" w:rsidP="00951438">
            <w:pPr>
              <w:jc w:val="both"/>
              <w:rPr>
                <w:lang w:val="en-US"/>
              </w:rPr>
            </w:pPr>
            <w:r>
              <w:rPr>
                <w:lang w:val="en-US"/>
              </w:rPr>
              <w:t>Parameter in phenotypic transformation</w:t>
            </w:r>
            <w:r w:rsidR="00874325">
              <w:rPr>
                <w:lang w:val="en-US"/>
              </w:rPr>
              <w:t xml:space="preserve"> ((per observation))</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20" w:name="_Ref70667913"/>
      <w:bookmarkStart w:id="221" w:name="_Toc169534602"/>
      <w:r>
        <w:rPr>
          <w:lang w:val="en-US"/>
        </w:rPr>
        <w:lastRenderedPageBreak/>
        <w:t xml:space="preserve">Memory and </w:t>
      </w:r>
      <w:r w:rsidR="00FA67D7">
        <w:rPr>
          <w:lang w:val="en-US"/>
        </w:rPr>
        <w:t>computation</w:t>
      </w:r>
      <w:r>
        <w:rPr>
          <w:lang w:val="en-US"/>
        </w:rPr>
        <w:t xml:space="preserve"> times</w:t>
      </w:r>
      <w:bookmarkEnd w:id="212"/>
      <w:bookmarkEnd w:id="220"/>
      <w:bookmarkEnd w:id="221"/>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22"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23" w:name="_Toc169534603"/>
      <w:r>
        <w:rPr>
          <w:lang w:val="en-US"/>
        </w:rPr>
        <w:t>Efficient BLAS</w:t>
      </w:r>
      <w:r w:rsidR="00D939BB">
        <w:rPr>
          <w:lang w:val="en-US"/>
        </w:rPr>
        <w:t xml:space="preserve"> / LAPACK</w:t>
      </w:r>
      <w:bookmarkEnd w:id="223"/>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24" w:name="_Toc169534604"/>
      <w:r w:rsidRPr="003C77EC">
        <w:rPr>
          <w:lang w:val="en-US"/>
        </w:rPr>
        <w:t>Reducing the size of the population list</w:t>
      </w:r>
      <w:bookmarkEnd w:id="224"/>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24D0BD7E"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C51DF7">
        <w:rPr>
          <w:lang w:val="en-US"/>
        </w:rPr>
        <w:t>9.9</w:t>
      </w:r>
      <w:r>
        <w:rPr>
          <w:lang w:val="en-US"/>
        </w:rPr>
        <w:fldChar w:fldCharType="end"/>
      </w:r>
      <w:r>
        <w:rPr>
          <w:lang w:val="en-US"/>
        </w:rPr>
        <w:t>. In particular when working with large genomes and low number of SNPs, this can massively reduce storage needs.</w:t>
      </w:r>
    </w:p>
    <w:p w14:paraId="5139B938" w14:textId="3192CFF1"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C51DF7">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25" w:name="_Toc169534605"/>
      <w:r>
        <w:rPr>
          <w:lang w:val="en-US"/>
        </w:rPr>
        <w:t>Inverting G using miraculix</w:t>
      </w:r>
      <w:bookmarkEnd w:id="225"/>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ins w:id="226" w:author="Pook, Torsten" w:date="2025-05-02T10:18:00Z">
                <w:rPr>
                  <w:rFonts w:ascii="Cambria Math" w:hAnsi="Cambria Math"/>
                  <w:i/>
                  <w:lang w:val="en-US"/>
                </w:rPr>
              </w:ins>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27" w:name="_Toc169534606"/>
      <w:r>
        <w:rPr>
          <w:lang w:val="en-US"/>
        </w:rPr>
        <w:t>Working with a high number of traits</w:t>
      </w:r>
      <w:bookmarkEnd w:id="227"/>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28" w:name="_Toc169534607"/>
      <w:r>
        <w:rPr>
          <w:lang w:val="en-US"/>
        </w:rPr>
        <w:lastRenderedPageBreak/>
        <w:t>On-the-fly calculation of haplotypes</w:t>
      </w:r>
      <w:bookmarkEnd w:id="228"/>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0BAC810D" w14:textId="4B852A64" w:rsidR="00B22657" w:rsidRDefault="00B22657" w:rsidP="00B22657">
      <w:pPr>
        <w:pStyle w:val="Heading3"/>
        <w:rPr>
          <w:lang w:val="en-US"/>
        </w:rPr>
      </w:pPr>
      <w:r>
        <w:rPr>
          <w:lang w:val="en-US"/>
        </w:rPr>
        <w:t>Smaller tricks</w:t>
      </w:r>
    </w:p>
    <w:p w14:paraId="2CD6CE04" w14:textId="3B0C2693" w:rsidR="00B22657" w:rsidRDefault="00B22657" w:rsidP="00B22657">
      <w:pPr>
        <w:rPr>
          <w:lang w:val="en-US"/>
        </w:rPr>
      </w:pPr>
      <w:r>
        <w:rPr>
          <w:lang w:val="en-US"/>
        </w:rPr>
        <w:t>In the following we will be describing a variety of smaller tricks to further improve the computational efficiency of MoBPS. Use is only recommended for advanced users and when computing times are seriously becoming an issue. This section is mostly to be aware that these tricks exist. In case you are running your own simulations and running into computational issues feel free to contact Torsten (</w:t>
      </w:r>
      <w:hyperlink r:id="rId100" w:history="1">
        <w:r w:rsidRPr="001A184C">
          <w:rPr>
            <w:rStyle w:val="Hyperlink"/>
            <w:lang w:val="en-US"/>
          </w:rPr>
          <w:t>Torsten.pook@wur.nl</w:t>
        </w:r>
      </w:hyperlink>
      <w:r>
        <w:rPr>
          <w:lang w:val="en-US"/>
        </w:rPr>
        <w:t>) to see if we can improve your code / add an additional smaller hack to make your code faster.</w:t>
      </w:r>
    </w:p>
    <w:p w14:paraId="69A98FE5" w14:textId="7B325F2C" w:rsidR="00993D93" w:rsidRDefault="00993D93" w:rsidP="00B22657">
      <w:pPr>
        <w:rPr>
          <w:lang w:val="en-US"/>
        </w:rPr>
      </w:pPr>
      <w:r>
        <w:rPr>
          <w:lang w:val="en-US"/>
        </w:rPr>
        <w:t>Most of these can probably be more generally be imp</w:t>
      </w:r>
      <w:r w:rsidR="00A873DB">
        <w:rPr>
          <w:lang w:val="en-US"/>
        </w:rPr>
        <w:t>lemented to work without setting a specific parameter – it just has not been a priority in implementation yet.</w:t>
      </w:r>
    </w:p>
    <w:p w14:paraId="510DA2B9" w14:textId="69BCF5C6" w:rsidR="00B22657" w:rsidRDefault="00840C55" w:rsidP="00B22657">
      <w:pPr>
        <w:rPr>
          <w:lang w:val="en-US"/>
        </w:rPr>
      </w:pPr>
      <w:r w:rsidRPr="00840C55">
        <w:rPr>
          <w:b/>
          <w:bCs/>
          <w:lang w:val="en-US"/>
        </w:rPr>
        <w:t>m</w:t>
      </w:r>
      <w:r w:rsidR="003846DA" w:rsidRPr="00840C55">
        <w:rPr>
          <w:b/>
          <w:bCs/>
          <w:lang w:val="en-US"/>
        </w:rPr>
        <w:t>ixblup.attach</w:t>
      </w:r>
      <w:r w:rsidR="003846DA">
        <w:rPr>
          <w:lang w:val="en-US"/>
        </w:rPr>
        <w:t xml:space="preserve"> : Instead of writing a new genotype file for MixBLUP this parameter will lead to new genotypes just being added to the last genotype file generated (only applicable if your training population is constanstly increasing and old individuals are newver excludes from new evaluations).</w:t>
      </w:r>
    </w:p>
    <w:p w14:paraId="76AB4F30" w14:textId="1C97AE39" w:rsidR="00AF5FDB" w:rsidRDefault="00840C55" w:rsidP="00B22657">
      <w:pPr>
        <w:rPr>
          <w:lang w:val="en-US"/>
        </w:rPr>
      </w:pPr>
      <w:r w:rsidRPr="00840C55">
        <w:rPr>
          <w:b/>
          <w:bCs/>
          <w:lang w:val="en-US"/>
        </w:rPr>
        <w:t>s</w:t>
      </w:r>
      <w:r w:rsidR="00AF5FDB" w:rsidRPr="00840C55">
        <w:rPr>
          <w:b/>
          <w:bCs/>
          <w:lang w:val="en-US"/>
        </w:rPr>
        <w:t>election.skip</w:t>
      </w:r>
      <w:r w:rsidR="00AF5FDB">
        <w:rPr>
          <w:lang w:val="en-US"/>
        </w:rPr>
        <w:t>: This parameter speeds up the selection step in case all individual</w:t>
      </w:r>
      <w:r w:rsidR="00993D93">
        <w:rPr>
          <w:lang w:val="en-US"/>
        </w:rPr>
        <w:t>s are selected and skips on then unnececarry operations</w:t>
      </w:r>
      <w:r w:rsidR="00A873DB">
        <w:rPr>
          <w:lang w:val="en-US"/>
        </w:rPr>
        <w:t>.</w:t>
      </w:r>
    </w:p>
    <w:p w14:paraId="2CEE5D14" w14:textId="58C9898A" w:rsidR="00A873DB" w:rsidRPr="00B22657" w:rsidRDefault="00840C55" w:rsidP="00B22657">
      <w:pPr>
        <w:rPr>
          <w:lang w:val="en-US"/>
        </w:rPr>
      </w:pPr>
      <w:r w:rsidRPr="00840C55">
        <w:rPr>
          <w:b/>
          <w:bCs/>
          <w:lang w:val="en-US"/>
        </w:rPr>
        <w:t>c</w:t>
      </w:r>
      <w:r w:rsidR="00922706" w:rsidRPr="00840C55">
        <w:rPr>
          <w:b/>
          <w:bCs/>
          <w:lang w:val="en-US"/>
        </w:rPr>
        <w:t>opy.individual.use/copy.individual.use2:</w:t>
      </w:r>
      <w:r w:rsidR="00922706">
        <w:rPr>
          <w:lang w:val="en-US"/>
        </w:rPr>
        <w:t xml:space="preserve"> When copying individuals, it is often not necessary to </w:t>
      </w:r>
      <w:r w:rsidR="00C36369">
        <w:rPr>
          <w:lang w:val="en-US"/>
        </w:rPr>
        <w:t>copy all information (e.g. in case no litter effects where simulated there is just no information in these cells anyway). This parameter allows to select which cells to actually copy and where to just skip</w:t>
      </w:r>
      <w:r>
        <w:rPr>
          <w:lang w:val="en-US"/>
        </w:rPr>
        <w:t>.</w:t>
      </w: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9" w:name="_Ref70667956"/>
      <w:r>
        <w:rPr>
          <w:lang w:val="en-US"/>
        </w:rPr>
        <w:br w:type="page"/>
      </w:r>
    </w:p>
    <w:p w14:paraId="5139B94D" w14:textId="77777777" w:rsidR="00E03D6D" w:rsidRPr="00D25B84" w:rsidRDefault="00E03D6D" w:rsidP="00DF7796">
      <w:pPr>
        <w:pStyle w:val="Heading1"/>
        <w:jc w:val="both"/>
        <w:rPr>
          <w:lang w:val="en-US"/>
        </w:rPr>
      </w:pPr>
      <w:bookmarkStart w:id="230" w:name="_Ref119319627"/>
      <w:bookmarkStart w:id="231" w:name="_Toc169534608"/>
      <w:r w:rsidRPr="00D25B84">
        <w:rPr>
          <w:lang w:val="en-US"/>
        </w:rPr>
        <w:lastRenderedPageBreak/>
        <w:t xml:space="preserve">List of </w:t>
      </w:r>
      <w:r w:rsidR="00FB140D">
        <w:rPr>
          <w:lang w:val="en-US"/>
        </w:rPr>
        <w:t>input</w:t>
      </w:r>
      <w:r w:rsidRPr="00D25B84">
        <w:rPr>
          <w:lang w:val="en-US"/>
        </w:rPr>
        <w:t xml:space="preserve"> parameters </w:t>
      </w:r>
      <w:bookmarkEnd w:id="222"/>
      <w:r w:rsidR="00FB140D">
        <w:rPr>
          <w:lang w:val="en-US"/>
        </w:rPr>
        <w:t>in breeding.diploid()</w:t>
      </w:r>
      <w:bookmarkEnd w:id="229"/>
      <w:bookmarkEnd w:id="230"/>
      <w:bookmarkEnd w:id="231"/>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501"/>
        <w:gridCol w:w="2872"/>
        <w:gridCol w:w="2689"/>
      </w:tblGrid>
      <w:tr w:rsidR="00766D20" w:rsidRPr="0005434E" w14:paraId="47E6BF60" w14:textId="77777777" w:rsidTr="004150D9">
        <w:tc>
          <w:tcPr>
            <w:tcW w:w="3501" w:type="dxa"/>
          </w:tcPr>
          <w:p w14:paraId="37641463" w14:textId="77777777" w:rsidR="00766D20" w:rsidRDefault="00766D20" w:rsidP="00ED683B">
            <w:pPr>
              <w:jc w:val="both"/>
              <w:rPr>
                <w:b/>
                <w:sz w:val="24"/>
                <w:u w:val="single"/>
                <w:lang w:val="en-US"/>
              </w:rPr>
            </w:pPr>
            <w:bookmarkStart w:id="232" w:name="_Ref8149535"/>
            <w:bookmarkStart w:id="233" w:name="_Ref527106109"/>
            <w:r>
              <w:rPr>
                <w:b/>
                <w:sz w:val="24"/>
                <w:u w:val="single"/>
                <w:lang w:val="en-US"/>
              </w:rPr>
              <w:t>Parameter</w:t>
            </w:r>
          </w:p>
        </w:tc>
        <w:tc>
          <w:tcPr>
            <w:tcW w:w="2872" w:type="dxa"/>
          </w:tcPr>
          <w:p w14:paraId="156EE4E5" w14:textId="77777777" w:rsidR="00766D20" w:rsidRDefault="00766D20" w:rsidP="00ED683B">
            <w:pPr>
              <w:jc w:val="both"/>
              <w:rPr>
                <w:b/>
                <w:sz w:val="24"/>
                <w:u w:val="single"/>
                <w:lang w:val="en-US"/>
              </w:rPr>
            </w:pPr>
            <w:r>
              <w:rPr>
                <w:b/>
                <w:sz w:val="24"/>
                <w:u w:val="single"/>
                <w:lang w:val="en-US"/>
              </w:rPr>
              <w:t>Default</w:t>
            </w:r>
          </w:p>
        </w:tc>
        <w:tc>
          <w:tcPr>
            <w:tcW w:w="2689"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4150D9">
        <w:tc>
          <w:tcPr>
            <w:tcW w:w="3501"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2872" w:type="dxa"/>
          </w:tcPr>
          <w:p w14:paraId="4DB9D172" w14:textId="77777777" w:rsidR="00766D20" w:rsidRPr="005637F2" w:rsidRDefault="00766D20" w:rsidP="00ED683B">
            <w:pPr>
              <w:jc w:val="both"/>
              <w:rPr>
                <w:lang w:val="en-US"/>
              </w:rPr>
            </w:pPr>
            <w:r w:rsidRPr="005637F2">
              <w:rPr>
                <w:lang w:val="en-US"/>
              </w:rPr>
              <w:t>NULL</w:t>
            </w:r>
          </w:p>
        </w:tc>
        <w:tc>
          <w:tcPr>
            <w:tcW w:w="2689"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947701" w14:paraId="5223DAF1" w14:textId="77777777" w:rsidTr="004150D9">
        <w:tc>
          <w:tcPr>
            <w:tcW w:w="3501" w:type="dxa"/>
          </w:tcPr>
          <w:p w14:paraId="35189170" w14:textId="77777777" w:rsidR="00766D20" w:rsidRPr="005637F2" w:rsidRDefault="00766D20" w:rsidP="00ED683B">
            <w:pPr>
              <w:jc w:val="both"/>
              <w:rPr>
                <w:lang w:val="en-US"/>
              </w:rPr>
            </w:pPr>
            <w:r>
              <w:rPr>
                <w:lang w:val="en-US"/>
              </w:rPr>
              <w:t>selection.size</w:t>
            </w:r>
          </w:p>
        </w:tc>
        <w:tc>
          <w:tcPr>
            <w:tcW w:w="2872" w:type="dxa"/>
          </w:tcPr>
          <w:p w14:paraId="0A904484" w14:textId="77777777" w:rsidR="00766D20" w:rsidRPr="005637F2" w:rsidRDefault="00766D20" w:rsidP="00ED683B">
            <w:pPr>
              <w:jc w:val="both"/>
              <w:rPr>
                <w:lang w:val="en-US"/>
              </w:rPr>
            </w:pPr>
            <w:r>
              <w:rPr>
                <w:lang w:val="en-US"/>
              </w:rPr>
              <w:t>C(0,0)</w:t>
            </w:r>
          </w:p>
        </w:tc>
        <w:tc>
          <w:tcPr>
            <w:tcW w:w="2689"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4150D9">
        <w:tc>
          <w:tcPr>
            <w:tcW w:w="3501" w:type="dxa"/>
          </w:tcPr>
          <w:p w14:paraId="4493336E" w14:textId="77777777" w:rsidR="00766D20" w:rsidRDefault="00766D20" w:rsidP="00ED683B">
            <w:pPr>
              <w:jc w:val="both"/>
              <w:rPr>
                <w:lang w:val="en-US"/>
              </w:rPr>
            </w:pPr>
            <w:r>
              <w:rPr>
                <w:lang w:val="en-US"/>
              </w:rPr>
              <w:t>selection.criteria</w:t>
            </w:r>
          </w:p>
        </w:tc>
        <w:tc>
          <w:tcPr>
            <w:tcW w:w="2872" w:type="dxa"/>
          </w:tcPr>
          <w:p w14:paraId="5E28E1AB" w14:textId="77777777" w:rsidR="00766D20" w:rsidRDefault="00766D20" w:rsidP="00ED683B">
            <w:pPr>
              <w:jc w:val="both"/>
              <w:rPr>
                <w:lang w:val="en-US"/>
              </w:rPr>
            </w:pPr>
            <w:r>
              <w:rPr>
                <w:lang w:val="en-US"/>
              </w:rPr>
              <w:t>NULL (if available “bve” else “random”)</w:t>
            </w:r>
          </w:p>
        </w:tc>
        <w:tc>
          <w:tcPr>
            <w:tcW w:w="2689"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4150D9">
        <w:tc>
          <w:tcPr>
            <w:tcW w:w="3501" w:type="dxa"/>
          </w:tcPr>
          <w:p w14:paraId="08D110CA" w14:textId="77777777" w:rsidR="00766D20" w:rsidRDefault="00766D20" w:rsidP="00ED683B">
            <w:pPr>
              <w:jc w:val="both"/>
              <w:rPr>
                <w:lang w:val="en-US"/>
              </w:rPr>
            </w:pPr>
            <w:r>
              <w:rPr>
                <w:lang w:val="en-US"/>
              </w:rPr>
              <w:t>selection.m/f.gen</w:t>
            </w:r>
          </w:p>
        </w:tc>
        <w:tc>
          <w:tcPr>
            <w:tcW w:w="2872" w:type="dxa"/>
          </w:tcPr>
          <w:p w14:paraId="577DBC0B" w14:textId="77777777" w:rsidR="00766D20" w:rsidRDefault="00766D20" w:rsidP="00ED683B">
            <w:pPr>
              <w:jc w:val="both"/>
              <w:rPr>
                <w:lang w:val="en-US"/>
              </w:rPr>
            </w:pPr>
            <w:r>
              <w:rPr>
                <w:lang w:val="en-US"/>
              </w:rPr>
              <w:t>NULL</w:t>
            </w:r>
          </w:p>
        </w:tc>
        <w:tc>
          <w:tcPr>
            <w:tcW w:w="2689"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4150D9">
        <w:tc>
          <w:tcPr>
            <w:tcW w:w="3501" w:type="dxa"/>
          </w:tcPr>
          <w:p w14:paraId="79E87539" w14:textId="77777777" w:rsidR="00766D20" w:rsidRDefault="00766D20" w:rsidP="00ED683B">
            <w:pPr>
              <w:jc w:val="both"/>
              <w:rPr>
                <w:lang w:val="en-US"/>
              </w:rPr>
            </w:pPr>
            <w:r>
              <w:rPr>
                <w:lang w:val="en-US"/>
              </w:rPr>
              <w:t>selection.m/f.database</w:t>
            </w:r>
          </w:p>
        </w:tc>
        <w:tc>
          <w:tcPr>
            <w:tcW w:w="2872" w:type="dxa"/>
          </w:tcPr>
          <w:p w14:paraId="65E5F235" w14:textId="77777777" w:rsidR="00766D20" w:rsidRDefault="00766D20" w:rsidP="00ED683B">
            <w:pPr>
              <w:jc w:val="both"/>
              <w:rPr>
                <w:lang w:val="en-US"/>
              </w:rPr>
            </w:pPr>
            <w:r>
              <w:rPr>
                <w:lang w:val="en-US"/>
              </w:rPr>
              <w:t>NULL</w:t>
            </w:r>
          </w:p>
        </w:tc>
        <w:tc>
          <w:tcPr>
            <w:tcW w:w="2689"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4150D9">
        <w:tc>
          <w:tcPr>
            <w:tcW w:w="3501" w:type="dxa"/>
          </w:tcPr>
          <w:p w14:paraId="5EC5099A" w14:textId="77777777" w:rsidR="00766D20" w:rsidRDefault="00766D20" w:rsidP="00ED683B">
            <w:pPr>
              <w:jc w:val="both"/>
              <w:rPr>
                <w:lang w:val="en-US"/>
              </w:rPr>
            </w:pPr>
            <w:r>
              <w:rPr>
                <w:lang w:val="en-US"/>
              </w:rPr>
              <w:t>selection.m/f.cohorts</w:t>
            </w:r>
          </w:p>
        </w:tc>
        <w:tc>
          <w:tcPr>
            <w:tcW w:w="2872" w:type="dxa"/>
          </w:tcPr>
          <w:p w14:paraId="480E375B" w14:textId="77777777" w:rsidR="00766D20" w:rsidRDefault="00766D20" w:rsidP="00ED683B">
            <w:pPr>
              <w:jc w:val="both"/>
              <w:rPr>
                <w:lang w:val="en-US"/>
              </w:rPr>
            </w:pPr>
            <w:r>
              <w:rPr>
                <w:lang w:val="en-US"/>
              </w:rPr>
              <w:t>NULL</w:t>
            </w:r>
          </w:p>
        </w:tc>
        <w:tc>
          <w:tcPr>
            <w:tcW w:w="2689"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25BDB" w:rsidRPr="0005434E" w14:paraId="72E256A5" w14:textId="77777777" w:rsidTr="004150D9">
        <w:tc>
          <w:tcPr>
            <w:tcW w:w="3501" w:type="dxa"/>
          </w:tcPr>
          <w:p w14:paraId="25EAA2E6" w14:textId="1C91C4E4" w:rsidR="00225BDB" w:rsidRDefault="00011F33" w:rsidP="00ED683B">
            <w:pPr>
              <w:jc w:val="both"/>
              <w:rPr>
                <w:lang w:val="en-US"/>
              </w:rPr>
            </w:pPr>
            <w:r>
              <w:rPr>
                <w:lang w:val="en-US"/>
              </w:rPr>
              <w:t>max</w:t>
            </w:r>
            <w:r w:rsidR="00225BDB">
              <w:rPr>
                <w:lang w:val="en-US"/>
              </w:rPr>
              <w:t>.selection.fullsib</w:t>
            </w:r>
          </w:p>
        </w:tc>
        <w:tc>
          <w:tcPr>
            <w:tcW w:w="2872" w:type="dxa"/>
          </w:tcPr>
          <w:p w14:paraId="35781524" w14:textId="295641F7" w:rsidR="00225BDB" w:rsidRDefault="00225BDB" w:rsidP="00ED683B">
            <w:pPr>
              <w:jc w:val="both"/>
              <w:rPr>
                <w:lang w:val="en-US"/>
              </w:rPr>
            </w:pPr>
            <w:r>
              <w:rPr>
                <w:lang w:val="en-US"/>
              </w:rPr>
              <w:t>Inf</w:t>
            </w:r>
          </w:p>
        </w:tc>
        <w:tc>
          <w:tcPr>
            <w:tcW w:w="2689" w:type="dxa"/>
          </w:tcPr>
          <w:p w14:paraId="5ACFD9C6" w14:textId="5C0D6880" w:rsidR="00225BDB" w:rsidRDefault="00011F33" w:rsidP="00ED683B">
            <w:pPr>
              <w:jc w:val="both"/>
              <w:rPr>
                <w:noProof/>
                <w:lang w:eastAsia="de-DE"/>
              </w:rPr>
            </w:pPr>
            <w:r>
              <w:rPr>
                <w:noProof/>
                <w:lang w:eastAsia="de-DE"/>
              </w:rPr>
              <w:t>I</w:t>
            </w:r>
            <w:r w:rsidR="00225BDB">
              <w:rPr>
                <w:noProof/>
                <w:lang w:eastAsia="de-DE"/>
              </w:rPr>
              <w:t>nte</w:t>
            </w:r>
            <w:r>
              <w:rPr>
                <w:noProof/>
                <w:lang w:eastAsia="de-DE"/>
              </w:rPr>
              <w:t>ger value</w:t>
            </w:r>
          </w:p>
        </w:tc>
      </w:tr>
      <w:tr w:rsidR="00225BDB" w:rsidRPr="0005434E" w14:paraId="3EAD5E12" w14:textId="77777777" w:rsidTr="004150D9">
        <w:tc>
          <w:tcPr>
            <w:tcW w:w="3501" w:type="dxa"/>
          </w:tcPr>
          <w:p w14:paraId="3280B0FF" w14:textId="38C125EE" w:rsidR="00225BDB" w:rsidRDefault="00011F33" w:rsidP="00ED683B">
            <w:pPr>
              <w:jc w:val="both"/>
              <w:rPr>
                <w:lang w:val="en-US"/>
              </w:rPr>
            </w:pPr>
            <w:r>
              <w:rPr>
                <w:lang w:val="en-US"/>
              </w:rPr>
              <w:t>max.selection.halfsib</w:t>
            </w:r>
          </w:p>
        </w:tc>
        <w:tc>
          <w:tcPr>
            <w:tcW w:w="2872" w:type="dxa"/>
          </w:tcPr>
          <w:p w14:paraId="0E1303A0" w14:textId="2D3027D5" w:rsidR="00225BDB" w:rsidRDefault="00011F33" w:rsidP="00ED683B">
            <w:pPr>
              <w:jc w:val="both"/>
              <w:rPr>
                <w:lang w:val="en-US"/>
              </w:rPr>
            </w:pPr>
            <w:r>
              <w:rPr>
                <w:lang w:val="en-US"/>
              </w:rPr>
              <w:t>Inf</w:t>
            </w:r>
          </w:p>
        </w:tc>
        <w:tc>
          <w:tcPr>
            <w:tcW w:w="2689" w:type="dxa"/>
          </w:tcPr>
          <w:p w14:paraId="0A7ED490" w14:textId="22EDDCB7" w:rsidR="00225BDB" w:rsidRDefault="00011F33" w:rsidP="00ED683B">
            <w:pPr>
              <w:jc w:val="both"/>
              <w:rPr>
                <w:noProof/>
                <w:lang w:eastAsia="de-DE"/>
              </w:rPr>
            </w:pPr>
            <w:r>
              <w:rPr>
                <w:noProof/>
                <w:lang w:eastAsia="de-DE"/>
              </w:rPr>
              <w:t>Integer value</w:t>
            </w:r>
          </w:p>
        </w:tc>
      </w:tr>
      <w:tr w:rsidR="00766D20" w:rsidRPr="00947701" w14:paraId="0F1E8131" w14:textId="77777777" w:rsidTr="004150D9">
        <w:tc>
          <w:tcPr>
            <w:tcW w:w="3501" w:type="dxa"/>
          </w:tcPr>
          <w:p w14:paraId="66FB5DE5" w14:textId="77777777" w:rsidR="00766D20" w:rsidRDefault="00766D20" w:rsidP="00ED683B">
            <w:pPr>
              <w:jc w:val="both"/>
              <w:rPr>
                <w:lang w:val="en-US"/>
              </w:rPr>
            </w:pPr>
            <w:r>
              <w:rPr>
                <w:lang w:val="en-US"/>
              </w:rPr>
              <w:t>class.m/f</w:t>
            </w:r>
          </w:p>
        </w:tc>
        <w:tc>
          <w:tcPr>
            <w:tcW w:w="2872" w:type="dxa"/>
          </w:tcPr>
          <w:p w14:paraId="544DF561" w14:textId="77777777" w:rsidR="00766D20" w:rsidRDefault="00766D20" w:rsidP="00ED683B">
            <w:pPr>
              <w:jc w:val="both"/>
              <w:rPr>
                <w:lang w:val="en-US"/>
              </w:rPr>
            </w:pPr>
            <w:r>
              <w:rPr>
                <w:lang w:val="en-US"/>
              </w:rPr>
              <w:t>0</w:t>
            </w:r>
          </w:p>
        </w:tc>
        <w:tc>
          <w:tcPr>
            <w:tcW w:w="2689"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4150D9">
        <w:tc>
          <w:tcPr>
            <w:tcW w:w="3501" w:type="dxa"/>
          </w:tcPr>
          <w:p w14:paraId="204EE369" w14:textId="77777777" w:rsidR="00766D20" w:rsidRDefault="00766D20" w:rsidP="00ED683B">
            <w:pPr>
              <w:jc w:val="both"/>
              <w:rPr>
                <w:lang w:val="en-US"/>
              </w:rPr>
            </w:pPr>
            <w:r>
              <w:rPr>
                <w:lang w:val="en-US"/>
              </w:rPr>
              <w:t>add.class.cohorts</w:t>
            </w:r>
          </w:p>
        </w:tc>
        <w:tc>
          <w:tcPr>
            <w:tcW w:w="2872" w:type="dxa"/>
          </w:tcPr>
          <w:p w14:paraId="0D76E5E0" w14:textId="77777777" w:rsidR="00766D20" w:rsidRDefault="00766D20" w:rsidP="00ED683B">
            <w:pPr>
              <w:jc w:val="both"/>
              <w:rPr>
                <w:lang w:val="en-US"/>
              </w:rPr>
            </w:pPr>
            <w:r>
              <w:rPr>
                <w:lang w:val="en-US"/>
              </w:rPr>
              <w:t>TRUE</w:t>
            </w:r>
          </w:p>
        </w:tc>
        <w:tc>
          <w:tcPr>
            <w:tcW w:w="2689"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4150D9">
        <w:tc>
          <w:tcPr>
            <w:tcW w:w="3501" w:type="dxa"/>
          </w:tcPr>
          <w:p w14:paraId="65BDD2AD" w14:textId="77777777" w:rsidR="00766D20" w:rsidRDefault="00766D20" w:rsidP="00ED683B">
            <w:pPr>
              <w:jc w:val="both"/>
              <w:rPr>
                <w:lang w:val="en-US"/>
              </w:rPr>
            </w:pPr>
            <w:r>
              <w:rPr>
                <w:lang w:val="en-US"/>
              </w:rPr>
              <w:t>multiple.bve</w:t>
            </w:r>
          </w:p>
        </w:tc>
        <w:tc>
          <w:tcPr>
            <w:tcW w:w="2872" w:type="dxa"/>
          </w:tcPr>
          <w:p w14:paraId="3E4825D1" w14:textId="77777777" w:rsidR="00766D20" w:rsidRDefault="00766D20" w:rsidP="00ED683B">
            <w:pPr>
              <w:jc w:val="both"/>
              <w:rPr>
                <w:lang w:val="en-US"/>
              </w:rPr>
            </w:pPr>
            <w:r>
              <w:rPr>
                <w:lang w:val="en-US"/>
              </w:rPr>
              <w:t>“add”</w:t>
            </w:r>
          </w:p>
        </w:tc>
        <w:tc>
          <w:tcPr>
            <w:tcW w:w="2689"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947701" w14:paraId="520964EF" w14:textId="77777777" w:rsidTr="004150D9">
        <w:tc>
          <w:tcPr>
            <w:tcW w:w="3501"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2872" w:type="dxa"/>
          </w:tcPr>
          <w:p w14:paraId="3310DC50" w14:textId="77777777" w:rsidR="00766D20" w:rsidRDefault="00766D20" w:rsidP="00ED683B">
            <w:pPr>
              <w:jc w:val="both"/>
              <w:rPr>
                <w:lang w:val="en-US"/>
              </w:rPr>
            </w:pPr>
            <w:r>
              <w:rPr>
                <w:lang w:val="en-US"/>
              </w:rPr>
              <w:t>1</w:t>
            </w:r>
          </w:p>
        </w:tc>
        <w:tc>
          <w:tcPr>
            <w:tcW w:w="2689"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947701" w14:paraId="12F5717F" w14:textId="77777777" w:rsidTr="004150D9">
        <w:tc>
          <w:tcPr>
            <w:tcW w:w="3501" w:type="dxa"/>
          </w:tcPr>
          <w:p w14:paraId="4D72034F" w14:textId="71EE40A7" w:rsidR="00766D20" w:rsidRDefault="00011F33" w:rsidP="00ED683B">
            <w:pPr>
              <w:jc w:val="both"/>
              <w:rPr>
                <w:lang w:val="en-US"/>
              </w:rPr>
            </w:pPr>
            <w:r>
              <w:rPr>
                <w:lang w:val="en-US"/>
              </w:rPr>
              <w:t>s</w:t>
            </w:r>
            <w:r w:rsidR="002C30F8">
              <w:rPr>
                <w:lang w:val="en-US"/>
              </w:rPr>
              <w:t>election.index</w:t>
            </w:r>
            <w:r w:rsidR="00766D20">
              <w:rPr>
                <w:lang w:val="en-US"/>
              </w:rPr>
              <w:t>.bve.scale.m/f</w:t>
            </w:r>
          </w:p>
        </w:tc>
        <w:tc>
          <w:tcPr>
            <w:tcW w:w="2872" w:type="dxa"/>
          </w:tcPr>
          <w:p w14:paraId="29F5C96A" w14:textId="77777777" w:rsidR="00766D20" w:rsidRDefault="00766D20" w:rsidP="00ED683B">
            <w:pPr>
              <w:jc w:val="both"/>
              <w:rPr>
                <w:lang w:val="en-US"/>
              </w:rPr>
            </w:pPr>
            <w:r>
              <w:rPr>
                <w:lang w:val="en-US"/>
              </w:rPr>
              <w:t>“bv_sd”</w:t>
            </w:r>
          </w:p>
        </w:tc>
        <w:tc>
          <w:tcPr>
            <w:tcW w:w="2689" w:type="dxa"/>
          </w:tcPr>
          <w:p w14:paraId="553CA792" w14:textId="77777777" w:rsidR="00766D20" w:rsidRDefault="00766D20" w:rsidP="00ED683B">
            <w:pPr>
              <w:jc w:val="both"/>
              <w:rPr>
                <w:lang w:val="en-US"/>
              </w:rPr>
            </w:pPr>
            <w:r>
              <w:rPr>
                <w:noProof/>
                <w:lang w:val="en-US" w:eastAsia="de-DE"/>
              </w:rPr>
              <w:t>“pheno_sd”, “bve_sd”, “unit”</w:t>
            </w:r>
          </w:p>
        </w:tc>
      </w:tr>
      <w:tr w:rsidR="00011F33" w:rsidRPr="001104B4" w14:paraId="1A2AFF14" w14:textId="77777777" w:rsidTr="004150D9">
        <w:tc>
          <w:tcPr>
            <w:tcW w:w="3501" w:type="dxa"/>
          </w:tcPr>
          <w:p w14:paraId="71910DE9" w14:textId="2AC6464C" w:rsidR="00011F33" w:rsidRDefault="00011F33" w:rsidP="00ED683B">
            <w:pPr>
              <w:jc w:val="both"/>
              <w:rPr>
                <w:lang w:val="en-US"/>
              </w:rPr>
            </w:pPr>
            <w:r>
              <w:rPr>
                <w:lang w:val="en-US"/>
              </w:rPr>
              <w:t>selection.index.</w:t>
            </w:r>
            <w:r w:rsidR="000C48AB">
              <w:rPr>
                <w:lang w:val="en-US"/>
              </w:rPr>
              <w:t>kinship</w:t>
            </w:r>
          </w:p>
        </w:tc>
        <w:tc>
          <w:tcPr>
            <w:tcW w:w="2872" w:type="dxa"/>
          </w:tcPr>
          <w:p w14:paraId="64CF85B9" w14:textId="1383A66E" w:rsidR="00011F33" w:rsidRDefault="000C48AB" w:rsidP="00ED683B">
            <w:pPr>
              <w:jc w:val="both"/>
              <w:rPr>
                <w:lang w:val="en-US"/>
              </w:rPr>
            </w:pPr>
            <w:r>
              <w:rPr>
                <w:lang w:val="en-US"/>
              </w:rPr>
              <w:t>0</w:t>
            </w:r>
          </w:p>
        </w:tc>
        <w:tc>
          <w:tcPr>
            <w:tcW w:w="2689" w:type="dxa"/>
          </w:tcPr>
          <w:p w14:paraId="084A0192" w14:textId="2085DDED" w:rsidR="00011F33" w:rsidRDefault="000C48AB" w:rsidP="00ED683B">
            <w:pPr>
              <w:jc w:val="both"/>
              <w:rPr>
                <w:noProof/>
                <w:lang w:val="en-US" w:eastAsia="de-DE"/>
              </w:rPr>
            </w:pPr>
            <w:r>
              <w:rPr>
                <w:noProof/>
                <w:lang w:val="en-US" w:eastAsia="de-DE"/>
              </w:rPr>
              <w:t>Numeric value 0-1</w:t>
            </w:r>
          </w:p>
        </w:tc>
      </w:tr>
      <w:tr w:rsidR="00011F33" w:rsidRPr="00947701" w14:paraId="1010FDB2" w14:textId="77777777" w:rsidTr="004150D9">
        <w:tc>
          <w:tcPr>
            <w:tcW w:w="3501" w:type="dxa"/>
          </w:tcPr>
          <w:p w14:paraId="6DDC52F8" w14:textId="35EA56D2" w:rsidR="00011F33" w:rsidRDefault="000C48AB" w:rsidP="00ED683B">
            <w:pPr>
              <w:jc w:val="both"/>
              <w:rPr>
                <w:lang w:val="en-US"/>
              </w:rPr>
            </w:pPr>
            <w:r>
              <w:rPr>
                <w:lang w:val="en-US"/>
              </w:rPr>
              <w:t>selection.index.gen/database/cohorts</w:t>
            </w:r>
          </w:p>
        </w:tc>
        <w:tc>
          <w:tcPr>
            <w:tcW w:w="2872" w:type="dxa"/>
          </w:tcPr>
          <w:p w14:paraId="3867E875" w14:textId="77777777" w:rsidR="00011F33" w:rsidRDefault="00011F33" w:rsidP="00ED683B">
            <w:pPr>
              <w:jc w:val="both"/>
              <w:rPr>
                <w:lang w:val="en-US"/>
              </w:rPr>
            </w:pPr>
          </w:p>
        </w:tc>
        <w:tc>
          <w:tcPr>
            <w:tcW w:w="2689" w:type="dxa"/>
          </w:tcPr>
          <w:p w14:paraId="054DADCB" w14:textId="77777777" w:rsidR="00011F33" w:rsidRDefault="00011F33" w:rsidP="00ED683B">
            <w:pPr>
              <w:jc w:val="both"/>
              <w:rPr>
                <w:noProof/>
                <w:lang w:val="en-US" w:eastAsia="de-DE"/>
              </w:rPr>
            </w:pPr>
          </w:p>
        </w:tc>
      </w:tr>
      <w:tr w:rsidR="00766D20" w:rsidRPr="00947701" w14:paraId="1EAC6896" w14:textId="77777777" w:rsidTr="004150D9">
        <w:tc>
          <w:tcPr>
            <w:tcW w:w="3501" w:type="dxa"/>
          </w:tcPr>
          <w:p w14:paraId="6D0FC65D" w14:textId="77777777" w:rsidR="00766D20" w:rsidRPr="00080F7E" w:rsidRDefault="00766D20" w:rsidP="00ED683B">
            <w:pPr>
              <w:jc w:val="both"/>
              <w:rPr>
                <w:lang w:val="en-US"/>
              </w:rPr>
            </w:pPr>
            <w:r w:rsidRPr="00080F7E">
              <w:rPr>
                <w:lang w:val="en-US"/>
              </w:rPr>
              <w:t>selection.highest</w:t>
            </w:r>
          </w:p>
        </w:tc>
        <w:tc>
          <w:tcPr>
            <w:tcW w:w="2872" w:type="dxa"/>
          </w:tcPr>
          <w:p w14:paraId="1139C497" w14:textId="77777777" w:rsidR="00766D20" w:rsidRDefault="00766D20" w:rsidP="00ED683B">
            <w:pPr>
              <w:jc w:val="both"/>
              <w:rPr>
                <w:lang w:val="en-US"/>
              </w:rPr>
            </w:pPr>
            <w:r>
              <w:rPr>
                <w:lang w:val="en-US"/>
              </w:rPr>
              <w:t>c(TRUE,TRUE)</w:t>
            </w:r>
          </w:p>
        </w:tc>
        <w:tc>
          <w:tcPr>
            <w:tcW w:w="2689" w:type="dxa"/>
          </w:tcPr>
          <w:p w14:paraId="7037906C" w14:textId="77777777" w:rsidR="00766D20" w:rsidRDefault="00766D20" w:rsidP="00ED683B">
            <w:pPr>
              <w:jc w:val="both"/>
              <w:rPr>
                <w:lang w:val="en-US"/>
              </w:rPr>
            </w:pPr>
            <w:r>
              <w:rPr>
                <w:noProof/>
                <w:lang w:val="en-US" w:eastAsia="de-DE"/>
              </w:rPr>
              <w:t>C(FALSE/TRUE,FALSE/TRUE)</w:t>
            </w:r>
          </w:p>
        </w:tc>
      </w:tr>
      <w:tr w:rsidR="00766D20" w:rsidRPr="00947701" w14:paraId="596671FF" w14:textId="77777777" w:rsidTr="004150D9">
        <w:tc>
          <w:tcPr>
            <w:tcW w:w="3501" w:type="dxa"/>
          </w:tcPr>
          <w:p w14:paraId="573504F4" w14:textId="77777777" w:rsidR="00766D20" w:rsidRPr="00080F7E" w:rsidRDefault="00766D20" w:rsidP="00ED683B">
            <w:pPr>
              <w:jc w:val="both"/>
              <w:rPr>
                <w:lang w:val="en-US"/>
              </w:rPr>
            </w:pPr>
            <w:r w:rsidRPr="00080F7E">
              <w:rPr>
                <w:lang w:val="en-US"/>
              </w:rPr>
              <w:t>ignore.best</w:t>
            </w:r>
          </w:p>
        </w:tc>
        <w:tc>
          <w:tcPr>
            <w:tcW w:w="2872" w:type="dxa"/>
          </w:tcPr>
          <w:p w14:paraId="280BE2E7" w14:textId="77777777" w:rsidR="00766D20" w:rsidRDefault="00766D20" w:rsidP="00ED683B">
            <w:pPr>
              <w:jc w:val="both"/>
              <w:rPr>
                <w:lang w:val="en-US"/>
              </w:rPr>
            </w:pPr>
            <w:r>
              <w:rPr>
                <w:lang w:val="en-US"/>
              </w:rPr>
              <w:t>C(0,0)</w:t>
            </w:r>
          </w:p>
        </w:tc>
        <w:tc>
          <w:tcPr>
            <w:tcW w:w="2689"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4150D9">
        <w:tc>
          <w:tcPr>
            <w:tcW w:w="3501" w:type="dxa"/>
          </w:tcPr>
          <w:p w14:paraId="4A3027F7" w14:textId="77777777" w:rsidR="00766D20" w:rsidRPr="00080F7E" w:rsidRDefault="00766D20" w:rsidP="00ED683B">
            <w:pPr>
              <w:jc w:val="both"/>
              <w:rPr>
                <w:lang w:val="en-US"/>
              </w:rPr>
            </w:pPr>
            <w:r w:rsidRPr="00080F7E">
              <w:rPr>
                <w:lang w:val="en-US"/>
              </w:rPr>
              <w:t>best.selection.ratio.m/f</w:t>
            </w:r>
          </w:p>
        </w:tc>
        <w:tc>
          <w:tcPr>
            <w:tcW w:w="2872" w:type="dxa"/>
          </w:tcPr>
          <w:p w14:paraId="347A10E3" w14:textId="77777777" w:rsidR="00766D20" w:rsidRDefault="00766D20" w:rsidP="00ED683B">
            <w:pPr>
              <w:jc w:val="both"/>
              <w:rPr>
                <w:lang w:val="en-US"/>
              </w:rPr>
            </w:pPr>
            <w:r>
              <w:rPr>
                <w:lang w:val="en-US"/>
              </w:rPr>
              <w:t>1</w:t>
            </w:r>
          </w:p>
        </w:tc>
        <w:tc>
          <w:tcPr>
            <w:tcW w:w="2689"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4150D9">
        <w:tc>
          <w:tcPr>
            <w:tcW w:w="3501" w:type="dxa"/>
          </w:tcPr>
          <w:p w14:paraId="09AE3CF6" w14:textId="77777777" w:rsidR="00766D20" w:rsidRPr="00080F7E" w:rsidRDefault="00766D20" w:rsidP="00ED683B">
            <w:pPr>
              <w:jc w:val="both"/>
              <w:rPr>
                <w:lang w:val="en-US"/>
              </w:rPr>
            </w:pPr>
            <w:r w:rsidRPr="00080F7E">
              <w:rPr>
                <w:lang w:val="en-US"/>
              </w:rPr>
              <w:t>best.selection.criteria.m/f</w:t>
            </w:r>
          </w:p>
        </w:tc>
        <w:tc>
          <w:tcPr>
            <w:tcW w:w="2872" w:type="dxa"/>
          </w:tcPr>
          <w:p w14:paraId="7C656DD9" w14:textId="77777777" w:rsidR="00766D20" w:rsidRDefault="00766D20" w:rsidP="00ED683B">
            <w:pPr>
              <w:jc w:val="both"/>
              <w:rPr>
                <w:lang w:val="en-US"/>
              </w:rPr>
            </w:pPr>
            <w:r>
              <w:rPr>
                <w:lang w:val="en-US"/>
              </w:rPr>
              <w:t>“bv”</w:t>
            </w:r>
          </w:p>
        </w:tc>
        <w:tc>
          <w:tcPr>
            <w:tcW w:w="2689"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4150D9">
        <w:tc>
          <w:tcPr>
            <w:tcW w:w="3501" w:type="dxa"/>
          </w:tcPr>
          <w:p w14:paraId="0766C9B9" w14:textId="77777777" w:rsidR="00766D20" w:rsidRPr="00080F7E" w:rsidRDefault="00766D20" w:rsidP="00ED683B">
            <w:pPr>
              <w:jc w:val="both"/>
              <w:rPr>
                <w:lang w:val="en-US"/>
              </w:rPr>
            </w:pPr>
            <w:r w:rsidRPr="00080F7E">
              <w:rPr>
                <w:lang w:val="en-US"/>
              </w:rPr>
              <w:t>best.selection.manual.ratio.m/f</w:t>
            </w:r>
          </w:p>
        </w:tc>
        <w:tc>
          <w:tcPr>
            <w:tcW w:w="2872" w:type="dxa"/>
          </w:tcPr>
          <w:p w14:paraId="0D5565B3" w14:textId="77777777" w:rsidR="00766D20" w:rsidRDefault="00766D20" w:rsidP="00ED683B">
            <w:pPr>
              <w:jc w:val="both"/>
              <w:rPr>
                <w:lang w:val="en-US"/>
              </w:rPr>
            </w:pPr>
            <w:r>
              <w:rPr>
                <w:lang w:val="en-US"/>
              </w:rPr>
              <w:t>NULL</w:t>
            </w:r>
          </w:p>
        </w:tc>
        <w:tc>
          <w:tcPr>
            <w:tcW w:w="2689"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4150D9">
        <w:tc>
          <w:tcPr>
            <w:tcW w:w="3501" w:type="dxa"/>
          </w:tcPr>
          <w:p w14:paraId="31340B94" w14:textId="77777777" w:rsidR="00766D20" w:rsidRPr="00080F7E" w:rsidRDefault="00766D20" w:rsidP="00ED683B">
            <w:pPr>
              <w:jc w:val="both"/>
              <w:rPr>
                <w:lang w:val="en-US"/>
              </w:rPr>
            </w:pPr>
            <w:r w:rsidRPr="00080F7E">
              <w:rPr>
                <w:lang w:val="en-US"/>
              </w:rPr>
              <w:t>best.selection.manual.reorder</w:t>
            </w:r>
          </w:p>
        </w:tc>
        <w:tc>
          <w:tcPr>
            <w:tcW w:w="2872" w:type="dxa"/>
          </w:tcPr>
          <w:p w14:paraId="34ACEC88" w14:textId="77777777" w:rsidR="00766D20" w:rsidRDefault="00766D20" w:rsidP="00ED683B">
            <w:pPr>
              <w:jc w:val="both"/>
              <w:rPr>
                <w:lang w:val="en-US"/>
              </w:rPr>
            </w:pPr>
            <w:r>
              <w:rPr>
                <w:lang w:val="en-US"/>
              </w:rPr>
              <w:t>TRUE</w:t>
            </w:r>
          </w:p>
        </w:tc>
        <w:tc>
          <w:tcPr>
            <w:tcW w:w="2689" w:type="dxa"/>
          </w:tcPr>
          <w:p w14:paraId="68FAE6FC" w14:textId="77777777" w:rsidR="00766D20" w:rsidRDefault="00766D20" w:rsidP="00ED683B">
            <w:pPr>
              <w:jc w:val="both"/>
              <w:rPr>
                <w:lang w:val="en-US"/>
              </w:rPr>
            </w:pPr>
            <w:r>
              <w:rPr>
                <w:noProof/>
                <w:lang w:eastAsia="de-DE"/>
              </w:rPr>
              <w:t>FALSE</w:t>
            </w:r>
          </w:p>
        </w:tc>
      </w:tr>
      <w:tr w:rsidR="00766D20" w:rsidRPr="00947701" w14:paraId="086867A3" w14:textId="77777777" w:rsidTr="004150D9">
        <w:tc>
          <w:tcPr>
            <w:tcW w:w="3501" w:type="dxa"/>
          </w:tcPr>
          <w:p w14:paraId="44BB6E11" w14:textId="77777777" w:rsidR="00766D20" w:rsidRPr="00080F7E" w:rsidRDefault="00766D20" w:rsidP="00ED683B">
            <w:pPr>
              <w:jc w:val="both"/>
              <w:rPr>
                <w:lang w:val="en-US"/>
              </w:rPr>
            </w:pPr>
            <w:r w:rsidRPr="00080F7E">
              <w:rPr>
                <w:lang w:val="en-US"/>
              </w:rPr>
              <w:t>selection.m/f.random.prob</w:t>
            </w:r>
          </w:p>
        </w:tc>
        <w:tc>
          <w:tcPr>
            <w:tcW w:w="2872" w:type="dxa"/>
          </w:tcPr>
          <w:p w14:paraId="657A4BD4" w14:textId="77777777" w:rsidR="00766D20" w:rsidRDefault="00766D20" w:rsidP="00ED683B">
            <w:pPr>
              <w:jc w:val="both"/>
              <w:rPr>
                <w:lang w:val="en-US"/>
              </w:rPr>
            </w:pPr>
            <w:r>
              <w:rPr>
                <w:lang w:val="en-US"/>
              </w:rPr>
              <w:t>NULL</w:t>
            </w:r>
          </w:p>
        </w:tc>
        <w:tc>
          <w:tcPr>
            <w:tcW w:w="2689" w:type="dxa"/>
          </w:tcPr>
          <w:p w14:paraId="1FBBF310" w14:textId="77777777" w:rsidR="00766D20" w:rsidRPr="009F218C" w:rsidRDefault="00766D20" w:rsidP="00ED683B">
            <w:pPr>
              <w:jc w:val="both"/>
              <w:rPr>
                <w:noProof/>
                <w:lang w:val="en-US" w:eastAsia="de-DE"/>
              </w:rPr>
            </w:pPr>
            <w:r w:rsidRPr="009F218C">
              <w:rPr>
                <w:noProof/>
                <w:lang w:val="en-US" w:eastAsia="de-DE"/>
              </w:rPr>
              <w:t>Vector with the length of selected individuals</w:t>
            </w:r>
          </w:p>
        </w:tc>
      </w:tr>
      <w:tr w:rsidR="00766D20" w:rsidRPr="0005434E" w14:paraId="241B236D" w14:textId="77777777" w:rsidTr="004150D9">
        <w:tc>
          <w:tcPr>
            <w:tcW w:w="3501" w:type="dxa"/>
          </w:tcPr>
          <w:p w14:paraId="285C7BE2" w14:textId="77777777" w:rsidR="00766D20" w:rsidRPr="00080F7E" w:rsidRDefault="00766D20" w:rsidP="00ED683B">
            <w:pPr>
              <w:jc w:val="both"/>
              <w:rPr>
                <w:lang w:val="en-US"/>
              </w:rPr>
            </w:pPr>
            <w:r w:rsidRPr="00080F7E">
              <w:rPr>
                <w:lang w:val="en-US"/>
              </w:rPr>
              <w:t>reduced.selection.panel.m/f</w:t>
            </w:r>
          </w:p>
        </w:tc>
        <w:tc>
          <w:tcPr>
            <w:tcW w:w="2872" w:type="dxa"/>
          </w:tcPr>
          <w:p w14:paraId="7F095242" w14:textId="77777777" w:rsidR="00766D20" w:rsidRDefault="00766D20" w:rsidP="00ED683B">
            <w:pPr>
              <w:jc w:val="both"/>
              <w:rPr>
                <w:lang w:val="en-US"/>
              </w:rPr>
            </w:pPr>
            <w:r>
              <w:rPr>
                <w:lang w:val="en-US"/>
              </w:rPr>
              <w:t>NULL</w:t>
            </w:r>
          </w:p>
        </w:tc>
        <w:tc>
          <w:tcPr>
            <w:tcW w:w="2689"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947701" w14:paraId="197969E4" w14:textId="77777777" w:rsidTr="004150D9">
        <w:tc>
          <w:tcPr>
            <w:tcW w:w="3501" w:type="dxa"/>
          </w:tcPr>
          <w:p w14:paraId="402ACE16" w14:textId="77777777" w:rsidR="00766D20" w:rsidRPr="00080F7E" w:rsidRDefault="00766D20" w:rsidP="00ED683B">
            <w:pPr>
              <w:jc w:val="both"/>
              <w:rPr>
                <w:lang w:val="en-US"/>
              </w:rPr>
            </w:pPr>
            <w:r w:rsidRPr="00080F7E">
              <w:rPr>
                <w:lang w:val="en-US"/>
              </w:rPr>
              <w:lastRenderedPageBreak/>
              <w:t>threshold.selection.index</w:t>
            </w:r>
          </w:p>
        </w:tc>
        <w:tc>
          <w:tcPr>
            <w:tcW w:w="2872" w:type="dxa"/>
          </w:tcPr>
          <w:p w14:paraId="4530F264" w14:textId="77777777" w:rsidR="00766D20" w:rsidRDefault="00766D20" w:rsidP="00ED683B">
            <w:pPr>
              <w:jc w:val="both"/>
              <w:rPr>
                <w:lang w:val="en-US"/>
              </w:rPr>
            </w:pPr>
            <w:r>
              <w:rPr>
                <w:lang w:val="en-US"/>
              </w:rPr>
              <w:t>NULL</w:t>
            </w:r>
          </w:p>
        </w:tc>
        <w:tc>
          <w:tcPr>
            <w:tcW w:w="2689"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4150D9">
        <w:tc>
          <w:tcPr>
            <w:tcW w:w="3501" w:type="dxa"/>
          </w:tcPr>
          <w:p w14:paraId="61E01536" w14:textId="77777777" w:rsidR="00766D20" w:rsidRPr="00080F7E" w:rsidRDefault="00766D20" w:rsidP="00ED683B">
            <w:pPr>
              <w:jc w:val="both"/>
              <w:rPr>
                <w:lang w:val="en-US"/>
              </w:rPr>
            </w:pPr>
            <w:r w:rsidRPr="00080F7E">
              <w:rPr>
                <w:lang w:val="en-US"/>
              </w:rPr>
              <w:t>threshold.selection.value</w:t>
            </w:r>
          </w:p>
        </w:tc>
        <w:tc>
          <w:tcPr>
            <w:tcW w:w="2872" w:type="dxa"/>
          </w:tcPr>
          <w:p w14:paraId="6C9AB119" w14:textId="77777777" w:rsidR="00766D20" w:rsidRDefault="00766D20" w:rsidP="00ED683B">
            <w:pPr>
              <w:jc w:val="both"/>
              <w:rPr>
                <w:lang w:val="en-US"/>
              </w:rPr>
            </w:pPr>
            <w:r>
              <w:rPr>
                <w:lang w:val="en-US"/>
              </w:rPr>
              <w:t>NULL</w:t>
            </w:r>
          </w:p>
        </w:tc>
        <w:tc>
          <w:tcPr>
            <w:tcW w:w="2689"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4150D9">
        <w:tc>
          <w:tcPr>
            <w:tcW w:w="3501" w:type="dxa"/>
          </w:tcPr>
          <w:p w14:paraId="2EFB82B0" w14:textId="77777777" w:rsidR="00766D20" w:rsidRPr="00080F7E" w:rsidRDefault="00766D20" w:rsidP="00ED683B">
            <w:pPr>
              <w:jc w:val="both"/>
              <w:rPr>
                <w:lang w:val="en-US"/>
              </w:rPr>
            </w:pPr>
            <w:r w:rsidRPr="00080F7E">
              <w:rPr>
                <w:lang w:val="en-US"/>
              </w:rPr>
              <w:t>threshold.selection.sign</w:t>
            </w:r>
          </w:p>
        </w:tc>
        <w:tc>
          <w:tcPr>
            <w:tcW w:w="2872" w:type="dxa"/>
          </w:tcPr>
          <w:p w14:paraId="01D1732E" w14:textId="77777777" w:rsidR="00766D20" w:rsidRDefault="00766D20" w:rsidP="00ED683B">
            <w:pPr>
              <w:jc w:val="both"/>
              <w:rPr>
                <w:lang w:val="en-US"/>
              </w:rPr>
            </w:pPr>
            <w:r>
              <w:rPr>
                <w:lang w:val="en-US"/>
              </w:rPr>
              <w:t>“&gt;”</w:t>
            </w:r>
          </w:p>
        </w:tc>
        <w:tc>
          <w:tcPr>
            <w:tcW w:w="2689"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4150D9">
        <w:tc>
          <w:tcPr>
            <w:tcW w:w="3501" w:type="dxa"/>
          </w:tcPr>
          <w:p w14:paraId="285A8BDF" w14:textId="77777777" w:rsidR="00766D20" w:rsidRPr="00080F7E" w:rsidRDefault="00766D20" w:rsidP="00ED683B">
            <w:pPr>
              <w:jc w:val="both"/>
              <w:rPr>
                <w:lang w:val="en-US"/>
              </w:rPr>
            </w:pPr>
            <w:r w:rsidRPr="00080F7E">
              <w:rPr>
                <w:lang w:val="en-US"/>
              </w:rPr>
              <w:t>threshold.selection.criteria</w:t>
            </w:r>
          </w:p>
        </w:tc>
        <w:tc>
          <w:tcPr>
            <w:tcW w:w="2872" w:type="dxa"/>
          </w:tcPr>
          <w:p w14:paraId="34B4A282" w14:textId="77777777" w:rsidR="00766D20" w:rsidRDefault="00766D20" w:rsidP="00ED683B">
            <w:pPr>
              <w:jc w:val="both"/>
              <w:rPr>
                <w:lang w:val="en-US"/>
              </w:rPr>
            </w:pPr>
            <w:r>
              <w:rPr>
                <w:lang w:val="en-US"/>
              </w:rPr>
              <w:t>“bve”</w:t>
            </w:r>
          </w:p>
        </w:tc>
        <w:tc>
          <w:tcPr>
            <w:tcW w:w="2689"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4150D9">
        <w:tc>
          <w:tcPr>
            <w:tcW w:w="3501" w:type="dxa"/>
          </w:tcPr>
          <w:p w14:paraId="7FBDF4A0" w14:textId="77777777" w:rsidR="00766D20" w:rsidRPr="00080F7E" w:rsidRDefault="00766D20" w:rsidP="00ED683B">
            <w:pPr>
              <w:jc w:val="both"/>
              <w:rPr>
                <w:lang w:val="en-US"/>
              </w:rPr>
            </w:pPr>
            <w:r w:rsidRPr="00080F7E">
              <w:rPr>
                <w:lang w:val="en-US"/>
              </w:rPr>
              <w:t>remove.duplicates</w:t>
            </w:r>
          </w:p>
        </w:tc>
        <w:tc>
          <w:tcPr>
            <w:tcW w:w="2872" w:type="dxa"/>
          </w:tcPr>
          <w:p w14:paraId="355E8A79" w14:textId="77777777" w:rsidR="00766D20" w:rsidRDefault="00766D20" w:rsidP="00ED683B">
            <w:pPr>
              <w:jc w:val="both"/>
              <w:rPr>
                <w:lang w:val="en-US"/>
              </w:rPr>
            </w:pPr>
            <w:r>
              <w:rPr>
                <w:lang w:val="en-US"/>
              </w:rPr>
              <w:t>TRUE</w:t>
            </w:r>
          </w:p>
        </w:tc>
        <w:tc>
          <w:tcPr>
            <w:tcW w:w="2689"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4150D9">
        <w:tc>
          <w:tcPr>
            <w:tcW w:w="3501" w:type="dxa"/>
          </w:tcPr>
          <w:p w14:paraId="2E81C14A" w14:textId="77777777" w:rsidR="00766D20" w:rsidRPr="00080F7E" w:rsidRDefault="00766D20" w:rsidP="00ED683B">
            <w:pPr>
              <w:jc w:val="both"/>
              <w:rPr>
                <w:lang w:val="en-US"/>
              </w:rPr>
            </w:pPr>
            <w:r w:rsidRPr="00080F7E">
              <w:rPr>
                <w:lang w:val="en-US"/>
              </w:rPr>
              <w:t>selection.m/f.miesenberger</w:t>
            </w:r>
          </w:p>
        </w:tc>
        <w:tc>
          <w:tcPr>
            <w:tcW w:w="2872" w:type="dxa"/>
          </w:tcPr>
          <w:p w14:paraId="42E10CE6" w14:textId="77777777" w:rsidR="00766D20" w:rsidRDefault="00766D20" w:rsidP="00ED683B">
            <w:pPr>
              <w:jc w:val="both"/>
              <w:rPr>
                <w:lang w:val="en-US"/>
              </w:rPr>
            </w:pPr>
            <w:r>
              <w:rPr>
                <w:lang w:val="en-US"/>
              </w:rPr>
              <w:t>FALSE</w:t>
            </w:r>
          </w:p>
        </w:tc>
        <w:tc>
          <w:tcPr>
            <w:tcW w:w="2689"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4150D9">
        <w:tc>
          <w:tcPr>
            <w:tcW w:w="3501" w:type="dxa"/>
          </w:tcPr>
          <w:p w14:paraId="4E7E95FC" w14:textId="77777777" w:rsidR="00766D20" w:rsidRPr="00080F7E" w:rsidRDefault="00766D20" w:rsidP="00ED683B">
            <w:pPr>
              <w:jc w:val="both"/>
              <w:rPr>
                <w:lang w:val="en-US"/>
              </w:rPr>
            </w:pPr>
            <w:r w:rsidRPr="00080F7E">
              <w:rPr>
                <w:lang w:val="en-US"/>
              </w:rPr>
              <w:t>selection.miesenberger.reliability.est</w:t>
            </w:r>
          </w:p>
        </w:tc>
        <w:tc>
          <w:tcPr>
            <w:tcW w:w="2872" w:type="dxa"/>
          </w:tcPr>
          <w:p w14:paraId="694CB0AC" w14:textId="77777777" w:rsidR="00766D20" w:rsidRDefault="00766D20" w:rsidP="00ED683B">
            <w:pPr>
              <w:jc w:val="both"/>
              <w:rPr>
                <w:lang w:val="en-US"/>
              </w:rPr>
            </w:pPr>
            <w:r>
              <w:rPr>
                <w:lang w:val="en-US"/>
              </w:rPr>
              <w:t>“derived”</w:t>
            </w:r>
          </w:p>
        </w:tc>
        <w:tc>
          <w:tcPr>
            <w:tcW w:w="2689"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4150D9">
        <w:tc>
          <w:tcPr>
            <w:tcW w:w="3501" w:type="dxa"/>
          </w:tcPr>
          <w:p w14:paraId="0D75F66E" w14:textId="77777777" w:rsidR="00766D20" w:rsidRPr="00080F7E" w:rsidRDefault="00766D20" w:rsidP="00ED683B">
            <w:pPr>
              <w:jc w:val="both"/>
              <w:rPr>
                <w:lang w:val="en-US"/>
              </w:rPr>
            </w:pPr>
            <w:r w:rsidRPr="00080F7E">
              <w:rPr>
                <w:lang w:val="en-US"/>
              </w:rPr>
              <w:t>sort.selected.pos</w:t>
            </w:r>
          </w:p>
        </w:tc>
        <w:tc>
          <w:tcPr>
            <w:tcW w:w="2872" w:type="dxa"/>
          </w:tcPr>
          <w:p w14:paraId="017B9E00" w14:textId="77777777" w:rsidR="00766D20" w:rsidRDefault="00766D20" w:rsidP="00ED683B">
            <w:pPr>
              <w:jc w:val="both"/>
              <w:rPr>
                <w:lang w:val="en-US"/>
              </w:rPr>
            </w:pPr>
            <w:r>
              <w:rPr>
                <w:lang w:val="en-US"/>
              </w:rPr>
              <w:t>FALSE</w:t>
            </w:r>
          </w:p>
        </w:tc>
        <w:tc>
          <w:tcPr>
            <w:tcW w:w="2689"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4150D9">
        <w:tc>
          <w:tcPr>
            <w:tcW w:w="3501" w:type="dxa"/>
          </w:tcPr>
          <w:p w14:paraId="1047C724" w14:textId="77777777" w:rsidR="00766D20" w:rsidRPr="00080F7E" w:rsidRDefault="00766D20" w:rsidP="00ED683B">
            <w:pPr>
              <w:jc w:val="both"/>
              <w:rPr>
                <w:lang w:val="en-US"/>
              </w:rPr>
            </w:pPr>
            <w:r w:rsidRPr="00080F7E">
              <w:rPr>
                <w:lang w:val="en-US"/>
              </w:rPr>
              <w:t>ogc</w:t>
            </w:r>
          </w:p>
        </w:tc>
        <w:tc>
          <w:tcPr>
            <w:tcW w:w="2872" w:type="dxa"/>
          </w:tcPr>
          <w:p w14:paraId="2CAF6FC5" w14:textId="77777777" w:rsidR="00766D20" w:rsidRDefault="00766D20" w:rsidP="00ED683B">
            <w:pPr>
              <w:jc w:val="both"/>
              <w:rPr>
                <w:lang w:val="en-US"/>
              </w:rPr>
            </w:pPr>
            <w:r>
              <w:rPr>
                <w:lang w:val="en-US"/>
              </w:rPr>
              <w:t>FALSE</w:t>
            </w:r>
          </w:p>
        </w:tc>
        <w:tc>
          <w:tcPr>
            <w:tcW w:w="2689"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4150D9">
        <w:tc>
          <w:tcPr>
            <w:tcW w:w="3501" w:type="dxa"/>
          </w:tcPr>
          <w:p w14:paraId="0B022E6E" w14:textId="77777777" w:rsidR="00766D20" w:rsidRDefault="00766D20" w:rsidP="00ED683B">
            <w:pPr>
              <w:jc w:val="both"/>
              <w:rPr>
                <w:lang w:val="en-US"/>
              </w:rPr>
            </w:pPr>
            <w:r>
              <w:rPr>
                <w:lang w:val="en-US"/>
              </w:rPr>
              <w:t>relationship.matrix.ogc</w:t>
            </w:r>
          </w:p>
        </w:tc>
        <w:tc>
          <w:tcPr>
            <w:tcW w:w="2872" w:type="dxa"/>
          </w:tcPr>
          <w:p w14:paraId="6DBBD8C5" w14:textId="4759A2C6" w:rsidR="00766D20" w:rsidRDefault="00766D20" w:rsidP="00ED683B">
            <w:pPr>
              <w:jc w:val="both"/>
              <w:rPr>
                <w:lang w:val="en-US"/>
              </w:rPr>
            </w:pPr>
            <w:r>
              <w:rPr>
                <w:lang w:val="en-US"/>
              </w:rPr>
              <w:t>“</w:t>
            </w:r>
            <w:r w:rsidR="00AF03B3">
              <w:rPr>
                <w:lang w:val="en-US"/>
              </w:rPr>
              <w:t>pBLUP</w:t>
            </w:r>
            <w:r>
              <w:rPr>
                <w:lang w:val="en-US"/>
              </w:rPr>
              <w:t>”</w:t>
            </w:r>
          </w:p>
        </w:tc>
        <w:tc>
          <w:tcPr>
            <w:tcW w:w="2689" w:type="dxa"/>
          </w:tcPr>
          <w:p w14:paraId="5A780137" w14:textId="3DCE0479" w:rsidR="00766D20" w:rsidRDefault="00766D20" w:rsidP="00ED683B">
            <w:pPr>
              <w:jc w:val="both"/>
              <w:rPr>
                <w:noProof/>
                <w:lang w:val="en-US" w:eastAsia="de-DE"/>
              </w:rPr>
            </w:pPr>
            <w:r>
              <w:rPr>
                <w:noProof/>
                <w:lang w:val="en-US" w:eastAsia="de-DE"/>
              </w:rPr>
              <w:t>“</w:t>
            </w:r>
            <w:r w:rsidR="00AF03B3">
              <w:rPr>
                <w:noProof/>
                <w:lang w:val="en-US" w:eastAsia="de-DE"/>
              </w:rPr>
              <w:t>GBLUP</w:t>
            </w:r>
            <w:r>
              <w:rPr>
                <w:noProof/>
                <w:lang w:val="en-US" w:eastAsia="de-DE"/>
              </w:rPr>
              <w:t>” (see relationship.matrix)</w:t>
            </w:r>
          </w:p>
        </w:tc>
      </w:tr>
      <w:tr w:rsidR="00766D20" w:rsidRPr="0005434E" w14:paraId="46B84D52" w14:textId="77777777" w:rsidTr="004150D9">
        <w:tc>
          <w:tcPr>
            <w:tcW w:w="3501" w:type="dxa"/>
          </w:tcPr>
          <w:p w14:paraId="740A2463" w14:textId="77777777" w:rsidR="00766D20" w:rsidRDefault="00766D20" w:rsidP="00ED683B">
            <w:pPr>
              <w:jc w:val="both"/>
              <w:rPr>
                <w:lang w:val="en-US"/>
              </w:rPr>
            </w:pPr>
            <w:r w:rsidRPr="003B4BA5">
              <w:rPr>
                <w:lang w:val="en-US"/>
              </w:rPr>
              <w:t>depth.pedigree.ogc</w:t>
            </w:r>
          </w:p>
        </w:tc>
        <w:tc>
          <w:tcPr>
            <w:tcW w:w="2872" w:type="dxa"/>
          </w:tcPr>
          <w:p w14:paraId="4422EBAA" w14:textId="77777777" w:rsidR="00766D20" w:rsidRDefault="00766D20" w:rsidP="00ED683B">
            <w:pPr>
              <w:jc w:val="both"/>
              <w:rPr>
                <w:lang w:val="en-US"/>
              </w:rPr>
            </w:pPr>
            <w:r>
              <w:rPr>
                <w:lang w:val="en-US"/>
              </w:rPr>
              <w:t>7</w:t>
            </w:r>
          </w:p>
        </w:tc>
        <w:tc>
          <w:tcPr>
            <w:tcW w:w="2689"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4150D9">
        <w:tc>
          <w:tcPr>
            <w:tcW w:w="3501" w:type="dxa"/>
          </w:tcPr>
          <w:p w14:paraId="277B1463" w14:textId="77777777" w:rsidR="00766D20" w:rsidRDefault="00766D20" w:rsidP="00ED683B">
            <w:pPr>
              <w:jc w:val="both"/>
              <w:rPr>
                <w:lang w:val="en-US"/>
              </w:rPr>
            </w:pPr>
            <w:r>
              <w:rPr>
                <w:lang w:val="en-US"/>
              </w:rPr>
              <w:t>ogc.target</w:t>
            </w:r>
          </w:p>
        </w:tc>
        <w:tc>
          <w:tcPr>
            <w:tcW w:w="2872" w:type="dxa"/>
          </w:tcPr>
          <w:p w14:paraId="37C9EC63" w14:textId="77777777" w:rsidR="00766D20" w:rsidRDefault="00766D20" w:rsidP="00ED683B">
            <w:pPr>
              <w:jc w:val="both"/>
              <w:rPr>
                <w:lang w:val="en-US"/>
              </w:rPr>
            </w:pPr>
            <w:r>
              <w:rPr>
                <w:lang w:val="en-US"/>
              </w:rPr>
              <w:t>“min.sKin”</w:t>
            </w:r>
          </w:p>
        </w:tc>
        <w:tc>
          <w:tcPr>
            <w:tcW w:w="2689"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4150D9">
        <w:tc>
          <w:tcPr>
            <w:tcW w:w="3501" w:type="dxa"/>
          </w:tcPr>
          <w:p w14:paraId="07DEEA8E" w14:textId="77777777" w:rsidR="00766D20" w:rsidRDefault="00766D20" w:rsidP="00ED683B">
            <w:pPr>
              <w:jc w:val="both"/>
              <w:rPr>
                <w:lang w:val="en-US"/>
              </w:rPr>
            </w:pPr>
            <w:r>
              <w:rPr>
                <w:lang w:val="en-US"/>
              </w:rPr>
              <w:t>ogc.uniform</w:t>
            </w:r>
          </w:p>
        </w:tc>
        <w:tc>
          <w:tcPr>
            <w:tcW w:w="2872" w:type="dxa"/>
          </w:tcPr>
          <w:p w14:paraId="0DD8F25A" w14:textId="77777777" w:rsidR="00766D20" w:rsidRDefault="00766D20" w:rsidP="00ED683B">
            <w:pPr>
              <w:jc w:val="both"/>
              <w:rPr>
                <w:lang w:val="en-US"/>
              </w:rPr>
            </w:pPr>
            <w:r>
              <w:rPr>
                <w:lang w:val="en-US"/>
              </w:rPr>
              <w:t>NULL</w:t>
            </w:r>
          </w:p>
        </w:tc>
        <w:tc>
          <w:tcPr>
            <w:tcW w:w="2689"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4150D9">
        <w:tc>
          <w:tcPr>
            <w:tcW w:w="3501" w:type="dxa"/>
          </w:tcPr>
          <w:p w14:paraId="1DADDFEB" w14:textId="77777777" w:rsidR="00766D20" w:rsidRDefault="00766D20" w:rsidP="00ED683B">
            <w:pPr>
              <w:jc w:val="both"/>
              <w:rPr>
                <w:lang w:val="en-US"/>
              </w:rPr>
            </w:pPr>
            <w:r>
              <w:rPr>
                <w:lang w:val="en-US"/>
              </w:rPr>
              <w:t>ogc.ub</w:t>
            </w:r>
          </w:p>
        </w:tc>
        <w:tc>
          <w:tcPr>
            <w:tcW w:w="2872" w:type="dxa"/>
          </w:tcPr>
          <w:p w14:paraId="32740B12" w14:textId="77777777" w:rsidR="00766D20" w:rsidRDefault="00766D20" w:rsidP="00ED683B">
            <w:pPr>
              <w:jc w:val="both"/>
              <w:rPr>
                <w:lang w:val="en-US"/>
              </w:rPr>
            </w:pPr>
            <w:r>
              <w:rPr>
                <w:lang w:val="en-US"/>
              </w:rPr>
              <w:t>NULL</w:t>
            </w:r>
          </w:p>
        </w:tc>
        <w:tc>
          <w:tcPr>
            <w:tcW w:w="2689"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4150D9">
        <w:tc>
          <w:tcPr>
            <w:tcW w:w="3501" w:type="dxa"/>
          </w:tcPr>
          <w:p w14:paraId="205F97EB" w14:textId="77777777" w:rsidR="00766D20" w:rsidRDefault="00766D20" w:rsidP="00ED683B">
            <w:pPr>
              <w:jc w:val="both"/>
              <w:rPr>
                <w:lang w:val="en-US"/>
              </w:rPr>
            </w:pPr>
            <w:r>
              <w:rPr>
                <w:lang w:val="en-US"/>
              </w:rPr>
              <w:t>ogc.lb</w:t>
            </w:r>
          </w:p>
        </w:tc>
        <w:tc>
          <w:tcPr>
            <w:tcW w:w="2872" w:type="dxa"/>
          </w:tcPr>
          <w:p w14:paraId="0E53E5C5" w14:textId="77777777" w:rsidR="00766D20" w:rsidRDefault="00766D20" w:rsidP="00ED683B">
            <w:pPr>
              <w:jc w:val="both"/>
              <w:rPr>
                <w:lang w:val="en-US"/>
              </w:rPr>
            </w:pPr>
            <w:r>
              <w:rPr>
                <w:lang w:val="en-US"/>
              </w:rPr>
              <w:t>NULL</w:t>
            </w:r>
          </w:p>
        </w:tc>
        <w:tc>
          <w:tcPr>
            <w:tcW w:w="2689"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4150D9">
        <w:tc>
          <w:tcPr>
            <w:tcW w:w="3501" w:type="dxa"/>
          </w:tcPr>
          <w:p w14:paraId="4B3A1737" w14:textId="77777777" w:rsidR="00766D20" w:rsidRDefault="00766D20" w:rsidP="00ED683B">
            <w:pPr>
              <w:jc w:val="both"/>
              <w:rPr>
                <w:lang w:val="en-US"/>
              </w:rPr>
            </w:pPr>
            <w:r>
              <w:rPr>
                <w:lang w:val="en-US"/>
              </w:rPr>
              <w:t>ogc.ub.sKin</w:t>
            </w:r>
          </w:p>
        </w:tc>
        <w:tc>
          <w:tcPr>
            <w:tcW w:w="2872" w:type="dxa"/>
          </w:tcPr>
          <w:p w14:paraId="0E99870E" w14:textId="77777777" w:rsidR="00766D20" w:rsidRDefault="00766D20" w:rsidP="00ED683B">
            <w:pPr>
              <w:jc w:val="both"/>
              <w:rPr>
                <w:lang w:val="en-US"/>
              </w:rPr>
            </w:pPr>
            <w:r>
              <w:rPr>
                <w:lang w:val="en-US"/>
              </w:rPr>
              <w:t>NULL</w:t>
            </w:r>
          </w:p>
        </w:tc>
        <w:tc>
          <w:tcPr>
            <w:tcW w:w="2689"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4150D9">
        <w:tc>
          <w:tcPr>
            <w:tcW w:w="3501" w:type="dxa"/>
          </w:tcPr>
          <w:p w14:paraId="76732072" w14:textId="77777777" w:rsidR="00766D20" w:rsidRDefault="00766D20" w:rsidP="00ED683B">
            <w:pPr>
              <w:jc w:val="both"/>
              <w:rPr>
                <w:lang w:val="en-US"/>
              </w:rPr>
            </w:pPr>
            <w:r>
              <w:rPr>
                <w:lang w:val="en-US"/>
              </w:rPr>
              <w:t>ogc.lb.BV</w:t>
            </w:r>
          </w:p>
        </w:tc>
        <w:tc>
          <w:tcPr>
            <w:tcW w:w="2872" w:type="dxa"/>
          </w:tcPr>
          <w:p w14:paraId="39B0AFC6" w14:textId="77777777" w:rsidR="00766D20" w:rsidRDefault="00766D20" w:rsidP="00ED683B">
            <w:pPr>
              <w:jc w:val="both"/>
              <w:rPr>
                <w:lang w:val="en-US"/>
              </w:rPr>
            </w:pPr>
            <w:r>
              <w:rPr>
                <w:lang w:val="en-US"/>
              </w:rPr>
              <w:t>NULL</w:t>
            </w:r>
          </w:p>
        </w:tc>
        <w:tc>
          <w:tcPr>
            <w:tcW w:w="2689"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4150D9">
        <w:tc>
          <w:tcPr>
            <w:tcW w:w="3501" w:type="dxa"/>
          </w:tcPr>
          <w:p w14:paraId="0AC431C4" w14:textId="77777777" w:rsidR="00766D20" w:rsidRDefault="00766D20" w:rsidP="00ED683B">
            <w:pPr>
              <w:jc w:val="both"/>
              <w:rPr>
                <w:lang w:val="en-US"/>
              </w:rPr>
            </w:pPr>
            <w:r>
              <w:rPr>
                <w:lang w:val="en-US"/>
              </w:rPr>
              <w:t>ogc.ub.BV</w:t>
            </w:r>
          </w:p>
        </w:tc>
        <w:tc>
          <w:tcPr>
            <w:tcW w:w="2872" w:type="dxa"/>
          </w:tcPr>
          <w:p w14:paraId="23B5D81D" w14:textId="77777777" w:rsidR="00766D20" w:rsidRDefault="00766D20" w:rsidP="00ED683B">
            <w:pPr>
              <w:jc w:val="both"/>
              <w:rPr>
                <w:lang w:val="en-US"/>
              </w:rPr>
            </w:pPr>
            <w:r>
              <w:rPr>
                <w:lang w:val="en-US"/>
              </w:rPr>
              <w:t>NULL</w:t>
            </w:r>
          </w:p>
        </w:tc>
        <w:tc>
          <w:tcPr>
            <w:tcW w:w="2689"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4150D9">
        <w:tc>
          <w:tcPr>
            <w:tcW w:w="3501" w:type="dxa"/>
          </w:tcPr>
          <w:p w14:paraId="56C8E585" w14:textId="77777777" w:rsidR="00766D20" w:rsidRDefault="00766D20" w:rsidP="00ED683B">
            <w:pPr>
              <w:jc w:val="both"/>
              <w:rPr>
                <w:lang w:val="en-US"/>
              </w:rPr>
            </w:pPr>
            <w:r>
              <w:rPr>
                <w:lang w:val="en-US"/>
              </w:rPr>
              <w:t>ogc.eq.BV</w:t>
            </w:r>
          </w:p>
        </w:tc>
        <w:tc>
          <w:tcPr>
            <w:tcW w:w="2872" w:type="dxa"/>
          </w:tcPr>
          <w:p w14:paraId="7419F58E" w14:textId="77777777" w:rsidR="00766D20" w:rsidRDefault="00766D20" w:rsidP="00ED683B">
            <w:pPr>
              <w:jc w:val="both"/>
              <w:rPr>
                <w:lang w:val="en-US"/>
              </w:rPr>
            </w:pPr>
            <w:r>
              <w:rPr>
                <w:lang w:val="en-US"/>
              </w:rPr>
              <w:t>NULL</w:t>
            </w:r>
          </w:p>
        </w:tc>
        <w:tc>
          <w:tcPr>
            <w:tcW w:w="2689"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4150D9">
        <w:tc>
          <w:tcPr>
            <w:tcW w:w="3501" w:type="dxa"/>
          </w:tcPr>
          <w:p w14:paraId="03050F65" w14:textId="77777777" w:rsidR="00766D20" w:rsidRDefault="00766D20" w:rsidP="00ED683B">
            <w:pPr>
              <w:jc w:val="both"/>
              <w:rPr>
                <w:lang w:val="en-US"/>
              </w:rPr>
            </w:pPr>
            <w:r>
              <w:rPr>
                <w:lang w:val="en-US"/>
              </w:rPr>
              <w:t>ogc.ub.sKin.increase</w:t>
            </w:r>
          </w:p>
        </w:tc>
        <w:tc>
          <w:tcPr>
            <w:tcW w:w="2872" w:type="dxa"/>
          </w:tcPr>
          <w:p w14:paraId="742C426C" w14:textId="77777777" w:rsidR="00766D20" w:rsidRDefault="00766D20" w:rsidP="00ED683B">
            <w:pPr>
              <w:jc w:val="both"/>
              <w:rPr>
                <w:lang w:val="en-US"/>
              </w:rPr>
            </w:pPr>
            <w:r>
              <w:rPr>
                <w:lang w:val="en-US"/>
              </w:rPr>
              <w:t>NULL</w:t>
            </w:r>
          </w:p>
        </w:tc>
        <w:tc>
          <w:tcPr>
            <w:tcW w:w="2689"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4150D9">
        <w:tc>
          <w:tcPr>
            <w:tcW w:w="3501" w:type="dxa"/>
          </w:tcPr>
          <w:p w14:paraId="6146675B" w14:textId="77777777" w:rsidR="00766D20" w:rsidRDefault="00766D20" w:rsidP="00ED683B">
            <w:pPr>
              <w:jc w:val="both"/>
              <w:rPr>
                <w:lang w:val="en-US"/>
              </w:rPr>
            </w:pPr>
            <w:r>
              <w:rPr>
                <w:lang w:val="en-US"/>
              </w:rPr>
              <w:t>ogc.lb.BV.increase</w:t>
            </w:r>
          </w:p>
        </w:tc>
        <w:tc>
          <w:tcPr>
            <w:tcW w:w="2872" w:type="dxa"/>
          </w:tcPr>
          <w:p w14:paraId="64F806EA" w14:textId="77777777" w:rsidR="00766D20" w:rsidRDefault="00766D20" w:rsidP="00ED683B">
            <w:pPr>
              <w:jc w:val="both"/>
              <w:rPr>
                <w:lang w:val="en-US"/>
              </w:rPr>
            </w:pPr>
            <w:r>
              <w:rPr>
                <w:lang w:val="en-US"/>
              </w:rPr>
              <w:t>NULLL</w:t>
            </w:r>
          </w:p>
        </w:tc>
        <w:tc>
          <w:tcPr>
            <w:tcW w:w="2689" w:type="dxa"/>
          </w:tcPr>
          <w:p w14:paraId="1A2E3EB0" w14:textId="77777777" w:rsidR="00766D20" w:rsidRDefault="00766D20" w:rsidP="00ED683B">
            <w:pPr>
              <w:jc w:val="both"/>
              <w:rPr>
                <w:noProof/>
                <w:lang w:eastAsia="de-DE"/>
              </w:rPr>
            </w:pPr>
            <w:r>
              <w:rPr>
                <w:noProof/>
                <w:lang w:val="en-US" w:eastAsia="de-DE"/>
              </w:rPr>
              <w:t>Numeric value</w:t>
            </w:r>
          </w:p>
        </w:tc>
      </w:tr>
      <w:tr w:rsidR="003A3176" w:rsidRPr="0005434E" w14:paraId="6FD9774F" w14:textId="77777777" w:rsidTr="004150D9">
        <w:tc>
          <w:tcPr>
            <w:tcW w:w="3501" w:type="dxa"/>
          </w:tcPr>
          <w:p w14:paraId="1C91324F" w14:textId="748FCA69" w:rsidR="003A3176" w:rsidRDefault="003A3176" w:rsidP="00ED683B">
            <w:pPr>
              <w:jc w:val="both"/>
              <w:rPr>
                <w:lang w:val="en-US"/>
              </w:rPr>
            </w:pPr>
            <w:r>
              <w:rPr>
                <w:lang w:val="en-US"/>
              </w:rPr>
              <w:t>selection.skip</w:t>
            </w:r>
          </w:p>
        </w:tc>
        <w:tc>
          <w:tcPr>
            <w:tcW w:w="2872" w:type="dxa"/>
          </w:tcPr>
          <w:p w14:paraId="0943CB68" w14:textId="477C5A6F" w:rsidR="003A3176" w:rsidRDefault="003A3176" w:rsidP="00ED683B">
            <w:pPr>
              <w:jc w:val="both"/>
              <w:rPr>
                <w:lang w:val="en-US"/>
              </w:rPr>
            </w:pPr>
            <w:r>
              <w:rPr>
                <w:lang w:val="en-US"/>
              </w:rPr>
              <w:t>FALSE</w:t>
            </w:r>
          </w:p>
        </w:tc>
        <w:tc>
          <w:tcPr>
            <w:tcW w:w="2689" w:type="dxa"/>
          </w:tcPr>
          <w:p w14:paraId="08DF0BEF" w14:textId="4D14EA46" w:rsidR="003A3176" w:rsidRDefault="003A3176" w:rsidP="00ED683B">
            <w:pPr>
              <w:jc w:val="both"/>
              <w:rPr>
                <w:noProof/>
                <w:lang w:val="en-US" w:eastAsia="de-DE"/>
              </w:rPr>
            </w:pPr>
            <w:r>
              <w:rPr>
                <w:noProof/>
                <w:lang w:val="en-US" w:eastAsia="de-DE"/>
              </w:rPr>
              <w:t>TRUE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947701" w14:paraId="0613DAFC" w14:textId="77777777" w:rsidTr="004150D9">
        <w:tc>
          <w:tcPr>
            <w:tcW w:w="3501" w:type="dxa"/>
          </w:tcPr>
          <w:p w14:paraId="7EE47FF0" w14:textId="77777777" w:rsidR="00766D20" w:rsidRDefault="00766D20" w:rsidP="00ED683B">
            <w:pPr>
              <w:jc w:val="both"/>
              <w:rPr>
                <w:lang w:val="en-US"/>
              </w:rPr>
            </w:pPr>
            <w:r>
              <w:rPr>
                <w:lang w:val="en-US"/>
              </w:rPr>
              <w:t>breeding.size</w:t>
            </w:r>
          </w:p>
        </w:tc>
        <w:tc>
          <w:tcPr>
            <w:tcW w:w="2872" w:type="dxa"/>
          </w:tcPr>
          <w:p w14:paraId="1F0D216F" w14:textId="77777777" w:rsidR="00766D20" w:rsidRDefault="00766D20" w:rsidP="00ED683B">
            <w:pPr>
              <w:jc w:val="both"/>
              <w:rPr>
                <w:lang w:val="en-US"/>
              </w:rPr>
            </w:pPr>
            <w:r>
              <w:rPr>
                <w:lang w:val="en-US"/>
              </w:rPr>
              <w:t>0</w:t>
            </w:r>
          </w:p>
        </w:tc>
        <w:tc>
          <w:tcPr>
            <w:tcW w:w="2689" w:type="dxa"/>
          </w:tcPr>
          <w:p w14:paraId="55C873EB" w14:textId="77777777" w:rsidR="00766D20" w:rsidRPr="009F218C" w:rsidRDefault="00766D20" w:rsidP="00ED683B">
            <w:pPr>
              <w:jc w:val="both"/>
              <w:rPr>
                <w:noProof/>
                <w:lang w:val="en-US" w:eastAsia="de-DE"/>
              </w:rPr>
            </w:pPr>
            <w:r>
              <w:rPr>
                <w:lang w:val="en-US"/>
              </w:rPr>
              <w:t>Positive integer number // 2 element vector (male/female)</w:t>
            </w:r>
          </w:p>
        </w:tc>
      </w:tr>
      <w:tr w:rsidR="00766D20" w:rsidRPr="0005434E" w14:paraId="3984AD70" w14:textId="77777777" w:rsidTr="004150D9">
        <w:tc>
          <w:tcPr>
            <w:tcW w:w="3501"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2872" w:type="dxa"/>
          </w:tcPr>
          <w:p w14:paraId="10807B3B" w14:textId="77777777" w:rsidR="00766D20" w:rsidRDefault="00766D20" w:rsidP="00ED683B">
            <w:pPr>
              <w:jc w:val="both"/>
              <w:rPr>
                <w:lang w:val="en-US"/>
              </w:rPr>
            </w:pPr>
            <w:r>
              <w:rPr>
                <w:lang w:val="en-US"/>
              </w:rPr>
              <w:t>NULL</w:t>
            </w:r>
          </w:p>
        </w:tc>
        <w:tc>
          <w:tcPr>
            <w:tcW w:w="2689"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947701" w14:paraId="392684E8" w14:textId="77777777" w:rsidTr="004150D9">
        <w:tc>
          <w:tcPr>
            <w:tcW w:w="3501" w:type="dxa"/>
          </w:tcPr>
          <w:p w14:paraId="31FE7289" w14:textId="77777777" w:rsidR="00766D20" w:rsidRDefault="00766D20" w:rsidP="00ED683B">
            <w:pPr>
              <w:jc w:val="both"/>
              <w:rPr>
                <w:lang w:val="en-US"/>
              </w:rPr>
            </w:pPr>
            <w:r>
              <w:rPr>
                <w:lang w:val="en-US"/>
              </w:rPr>
              <w:t>name.cohort</w:t>
            </w:r>
          </w:p>
        </w:tc>
        <w:tc>
          <w:tcPr>
            <w:tcW w:w="2872" w:type="dxa"/>
          </w:tcPr>
          <w:p w14:paraId="097CCB3D" w14:textId="77777777" w:rsidR="00766D20" w:rsidRDefault="00766D20" w:rsidP="00ED683B">
            <w:pPr>
              <w:jc w:val="both"/>
              <w:rPr>
                <w:lang w:val="en-US"/>
              </w:rPr>
            </w:pPr>
            <w:r>
              <w:rPr>
                <w:lang w:val="en-US"/>
              </w:rPr>
              <w:t>NULL</w:t>
            </w:r>
          </w:p>
        </w:tc>
        <w:tc>
          <w:tcPr>
            <w:tcW w:w="2689" w:type="dxa"/>
          </w:tcPr>
          <w:p w14:paraId="138D91FE" w14:textId="77777777" w:rsidR="00766D20" w:rsidRPr="009F218C" w:rsidRDefault="00766D20" w:rsidP="00ED683B">
            <w:pPr>
              <w:jc w:val="both"/>
              <w:rPr>
                <w:noProof/>
                <w:lang w:val="en-US" w:eastAsia="de-DE"/>
              </w:rPr>
            </w:pPr>
            <w:r>
              <w:rPr>
                <w:noProof/>
                <w:lang w:val="en-US" w:eastAsia="de-DE"/>
              </w:rPr>
              <w:t>“Founders” or any other character string</w:t>
            </w:r>
          </w:p>
        </w:tc>
      </w:tr>
      <w:tr w:rsidR="00766D20" w:rsidRPr="0005434E" w14:paraId="2F15E9B6" w14:textId="77777777" w:rsidTr="004150D9">
        <w:tc>
          <w:tcPr>
            <w:tcW w:w="3501" w:type="dxa"/>
          </w:tcPr>
          <w:p w14:paraId="15C584A3" w14:textId="77777777" w:rsidR="00766D20" w:rsidRDefault="00766D20" w:rsidP="00ED683B">
            <w:pPr>
              <w:jc w:val="both"/>
              <w:rPr>
                <w:lang w:val="en-US"/>
              </w:rPr>
            </w:pPr>
            <w:r>
              <w:rPr>
                <w:lang w:val="en-US"/>
              </w:rPr>
              <w:t>breeding.sex</w:t>
            </w:r>
          </w:p>
        </w:tc>
        <w:tc>
          <w:tcPr>
            <w:tcW w:w="2872" w:type="dxa"/>
          </w:tcPr>
          <w:p w14:paraId="557E1836" w14:textId="77777777" w:rsidR="00766D20" w:rsidRDefault="00766D20" w:rsidP="00ED683B">
            <w:pPr>
              <w:jc w:val="both"/>
              <w:rPr>
                <w:lang w:val="en-US"/>
              </w:rPr>
            </w:pPr>
            <w:r>
              <w:rPr>
                <w:lang w:val="en-US"/>
              </w:rPr>
              <w:t>0.5</w:t>
            </w:r>
          </w:p>
        </w:tc>
        <w:tc>
          <w:tcPr>
            <w:tcW w:w="2689"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4150D9">
        <w:tc>
          <w:tcPr>
            <w:tcW w:w="3501" w:type="dxa"/>
          </w:tcPr>
          <w:p w14:paraId="76B3A496" w14:textId="77777777" w:rsidR="00766D20" w:rsidRDefault="00766D20" w:rsidP="00ED683B">
            <w:pPr>
              <w:jc w:val="both"/>
              <w:rPr>
                <w:lang w:val="en-US"/>
              </w:rPr>
            </w:pPr>
            <w:r>
              <w:rPr>
                <w:lang w:val="en-US"/>
              </w:rPr>
              <w:t>breeding.sex.random</w:t>
            </w:r>
          </w:p>
        </w:tc>
        <w:tc>
          <w:tcPr>
            <w:tcW w:w="2872" w:type="dxa"/>
          </w:tcPr>
          <w:p w14:paraId="64BDF48B" w14:textId="77777777" w:rsidR="00766D20" w:rsidRDefault="00766D20" w:rsidP="00ED683B">
            <w:pPr>
              <w:jc w:val="both"/>
              <w:rPr>
                <w:lang w:val="en-US"/>
              </w:rPr>
            </w:pPr>
            <w:r>
              <w:rPr>
                <w:lang w:val="en-US"/>
              </w:rPr>
              <w:t>FALSE</w:t>
            </w:r>
          </w:p>
        </w:tc>
        <w:tc>
          <w:tcPr>
            <w:tcW w:w="2689" w:type="dxa"/>
          </w:tcPr>
          <w:p w14:paraId="665B619E" w14:textId="77777777" w:rsidR="00766D20" w:rsidRDefault="00766D20" w:rsidP="00ED683B">
            <w:pPr>
              <w:jc w:val="both"/>
              <w:rPr>
                <w:noProof/>
                <w:lang w:eastAsia="de-DE"/>
              </w:rPr>
            </w:pPr>
            <w:r>
              <w:rPr>
                <w:lang w:val="en-US"/>
              </w:rPr>
              <w:t>TRUE</w:t>
            </w:r>
          </w:p>
        </w:tc>
      </w:tr>
      <w:tr w:rsidR="00766D20" w:rsidRPr="00947701" w14:paraId="2E4FA78A" w14:textId="77777777" w:rsidTr="004150D9">
        <w:tc>
          <w:tcPr>
            <w:tcW w:w="3501" w:type="dxa"/>
          </w:tcPr>
          <w:p w14:paraId="1B981218" w14:textId="77777777" w:rsidR="00766D20" w:rsidRDefault="00766D20" w:rsidP="00ED683B">
            <w:pPr>
              <w:jc w:val="both"/>
              <w:rPr>
                <w:lang w:val="en-US"/>
              </w:rPr>
            </w:pPr>
            <w:r>
              <w:rPr>
                <w:lang w:val="en-US"/>
              </w:rPr>
              <w:t>sex.s</w:t>
            </w:r>
          </w:p>
        </w:tc>
        <w:tc>
          <w:tcPr>
            <w:tcW w:w="2872" w:type="dxa"/>
          </w:tcPr>
          <w:p w14:paraId="33FAF0A5" w14:textId="77777777" w:rsidR="00766D20" w:rsidRDefault="00766D20" w:rsidP="00ED683B">
            <w:pPr>
              <w:jc w:val="both"/>
              <w:rPr>
                <w:lang w:val="en-US"/>
              </w:rPr>
            </w:pPr>
            <w:r>
              <w:rPr>
                <w:lang w:val="en-US"/>
              </w:rPr>
              <w:t>NULL</w:t>
            </w:r>
          </w:p>
        </w:tc>
        <w:tc>
          <w:tcPr>
            <w:tcW w:w="2689" w:type="dxa"/>
          </w:tcPr>
          <w:p w14:paraId="3CEEC02F" w14:textId="77777777" w:rsidR="00766D20" w:rsidRPr="009F218C" w:rsidRDefault="00766D20" w:rsidP="00ED683B">
            <w:pPr>
              <w:jc w:val="both"/>
              <w:rPr>
                <w:noProof/>
                <w:lang w:val="en-US" w:eastAsia="de-DE"/>
              </w:rPr>
            </w:pPr>
            <w:r>
              <w:rPr>
                <w:noProof/>
                <w:lang w:val="en-US" w:eastAsia="de-DE"/>
              </w:rPr>
              <w:t>Vector with same length as number of new individuals</w:t>
            </w:r>
          </w:p>
        </w:tc>
      </w:tr>
      <w:tr w:rsidR="00766D20" w:rsidRPr="00947701" w14:paraId="64F189A6" w14:textId="77777777" w:rsidTr="004150D9">
        <w:tc>
          <w:tcPr>
            <w:tcW w:w="3501" w:type="dxa"/>
          </w:tcPr>
          <w:p w14:paraId="40DB1227" w14:textId="77777777" w:rsidR="00766D20" w:rsidRDefault="00766D20" w:rsidP="00ED683B">
            <w:pPr>
              <w:jc w:val="both"/>
              <w:rPr>
                <w:lang w:val="en-US"/>
              </w:rPr>
            </w:pPr>
            <w:r>
              <w:rPr>
                <w:lang w:val="en-US"/>
              </w:rPr>
              <w:t>add.gen</w:t>
            </w:r>
          </w:p>
        </w:tc>
        <w:tc>
          <w:tcPr>
            <w:tcW w:w="2872" w:type="dxa"/>
          </w:tcPr>
          <w:p w14:paraId="2F5444C6" w14:textId="77777777" w:rsidR="00766D20" w:rsidRDefault="00766D20" w:rsidP="00ED683B">
            <w:pPr>
              <w:jc w:val="both"/>
              <w:rPr>
                <w:lang w:val="en-US"/>
              </w:rPr>
            </w:pPr>
            <w:r>
              <w:rPr>
                <w:lang w:val="en-US"/>
              </w:rPr>
              <w:t>0 (will lead to added generation)</w:t>
            </w:r>
          </w:p>
        </w:tc>
        <w:tc>
          <w:tcPr>
            <w:tcW w:w="2689" w:type="dxa"/>
          </w:tcPr>
          <w:p w14:paraId="4EDF3B44" w14:textId="77777777" w:rsidR="00766D20" w:rsidRPr="009F218C" w:rsidRDefault="00766D20" w:rsidP="00ED683B">
            <w:pPr>
              <w:jc w:val="both"/>
              <w:rPr>
                <w:noProof/>
                <w:lang w:val="en-US" w:eastAsia="de-DE"/>
              </w:rPr>
            </w:pPr>
            <w:r>
              <w:rPr>
                <w:lang w:val="en-US"/>
              </w:rPr>
              <w:t>Value between 1 and number of generations</w:t>
            </w:r>
          </w:p>
        </w:tc>
      </w:tr>
      <w:tr w:rsidR="00766D20" w:rsidRPr="0005434E" w14:paraId="41545683" w14:textId="77777777" w:rsidTr="004150D9">
        <w:tc>
          <w:tcPr>
            <w:tcW w:w="3501" w:type="dxa"/>
          </w:tcPr>
          <w:p w14:paraId="213A9F5D" w14:textId="77777777" w:rsidR="00766D20" w:rsidRDefault="00766D20" w:rsidP="00ED683B">
            <w:pPr>
              <w:jc w:val="both"/>
              <w:rPr>
                <w:lang w:val="en-US"/>
              </w:rPr>
            </w:pPr>
            <w:r>
              <w:rPr>
                <w:lang w:val="en-US"/>
              </w:rPr>
              <w:t>share.genotyped</w:t>
            </w:r>
          </w:p>
        </w:tc>
        <w:tc>
          <w:tcPr>
            <w:tcW w:w="2872" w:type="dxa"/>
          </w:tcPr>
          <w:p w14:paraId="61008880" w14:textId="77777777" w:rsidR="00766D20" w:rsidRDefault="00766D20" w:rsidP="00ED683B">
            <w:pPr>
              <w:jc w:val="both"/>
              <w:rPr>
                <w:lang w:val="en-US"/>
              </w:rPr>
            </w:pPr>
            <w:r>
              <w:rPr>
                <w:lang w:val="en-US"/>
              </w:rPr>
              <w:t>0</w:t>
            </w:r>
          </w:p>
        </w:tc>
        <w:tc>
          <w:tcPr>
            <w:tcW w:w="2689"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4150D9">
        <w:tc>
          <w:tcPr>
            <w:tcW w:w="3501" w:type="dxa"/>
          </w:tcPr>
          <w:p w14:paraId="5B87BFB9" w14:textId="77777777" w:rsidR="00766D20" w:rsidRDefault="00766D20" w:rsidP="00ED683B">
            <w:pPr>
              <w:jc w:val="both"/>
              <w:rPr>
                <w:lang w:val="en-US"/>
              </w:rPr>
            </w:pPr>
            <w:r>
              <w:rPr>
                <w:lang w:val="en-US"/>
              </w:rPr>
              <w:t>phenotyping.child</w:t>
            </w:r>
          </w:p>
        </w:tc>
        <w:tc>
          <w:tcPr>
            <w:tcW w:w="2872" w:type="dxa"/>
          </w:tcPr>
          <w:p w14:paraId="01D2F7C6" w14:textId="77777777" w:rsidR="00766D20" w:rsidRDefault="00766D20" w:rsidP="00ED683B">
            <w:pPr>
              <w:jc w:val="both"/>
              <w:rPr>
                <w:lang w:val="en-US"/>
              </w:rPr>
            </w:pPr>
            <w:r>
              <w:rPr>
                <w:lang w:val="en-US"/>
              </w:rPr>
              <w:t>NULL</w:t>
            </w:r>
          </w:p>
        </w:tc>
        <w:tc>
          <w:tcPr>
            <w:tcW w:w="2689" w:type="dxa"/>
          </w:tcPr>
          <w:p w14:paraId="1578190F" w14:textId="77777777" w:rsidR="00766D20" w:rsidRDefault="00766D20" w:rsidP="00ED683B">
            <w:pPr>
              <w:jc w:val="both"/>
              <w:rPr>
                <w:noProof/>
                <w:lang w:eastAsia="de-DE"/>
              </w:rPr>
            </w:pPr>
            <w:r>
              <w:rPr>
                <w:noProof/>
                <w:lang w:eastAsia="de-DE"/>
              </w:rPr>
              <w:t>„zero“, „mean“, „obs“</w:t>
            </w:r>
          </w:p>
        </w:tc>
      </w:tr>
      <w:tr w:rsidR="00766D20" w:rsidRPr="00947701" w14:paraId="28F44139" w14:textId="77777777" w:rsidTr="004150D9">
        <w:tc>
          <w:tcPr>
            <w:tcW w:w="3501" w:type="dxa"/>
          </w:tcPr>
          <w:p w14:paraId="5744B580" w14:textId="77777777" w:rsidR="00766D20" w:rsidRDefault="00766D20" w:rsidP="00ED683B">
            <w:pPr>
              <w:jc w:val="both"/>
              <w:rPr>
                <w:lang w:val="en-US"/>
              </w:rPr>
            </w:pPr>
            <w:r>
              <w:rPr>
                <w:lang w:val="en-US"/>
              </w:rPr>
              <w:lastRenderedPageBreak/>
              <w:t>fixed.effects.p</w:t>
            </w:r>
          </w:p>
        </w:tc>
        <w:tc>
          <w:tcPr>
            <w:tcW w:w="2872" w:type="dxa"/>
          </w:tcPr>
          <w:p w14:paraId="01F3D448" w14:textId="77777777" w:rsidR="00766D20" w:rsidRDefault="00766D20" w:rsidP="00ED683B">
            <w:pPr>
              <w:jc w:val="both"/>
              <w:rPr>
                <w:lang w:val="en-US"/>
              </w:rPr>
            </w:pPr>
            <w:r>
              <w:rPr>
                <w:lang w:val="en-US"/>
              </w:rPr>
              <w:t>NULL</w:t>
            </w:r>
          </w:p>
        </w:tc>
        <w:tc>
          <w:tcPr>
            <w:tcW w:w="2689" w:type="dxa"/>
          </w:tcPr>
          <w:p w14:paraId="02238D66" w14:textId="77777777" w:rsidR="00766D20" w:rsidRPr="009F218C" w:rsidRDefault="00766D20" w:rsidP="00ED683B">
            <w:pPr>
              <w:jc w:val="both"/>
              <w:rPr>
                <w:noProof/>
                <w:lang w:val="en-US" w:eastAsia="de-DE"/>
              </w:rPr>
            </w:pPr>
            <w:r w:rsidRPr="009F218C">
              <w:rPr>
                <w:noProof/>
                <w:lang w:val="en-US" w:eastAsia="de-DE"/>
              </w:rPr>
              <w:t>Vector with the length of the number of fixed effects</w:t>
            </w:r>
          </w:p>
        </w:tc>
      </w:tr>
      <w:tr w:rsidR="00766D20" w:rsidRPr="00947701" w14:paraId="07E32DAE" w14:textId="77777777" w:rsidTr="004150D9">
        <w:tc>
          <w:tcPr>
            <w:tcW w:w="3501" w:type="dxa"/>
          </w:tcPr>
          <w:p w14:paraId="3D76F6E7" w14:textId="77777777" w:rsidR="00766D20" w:rsidRPr="00080F7E" w:rsidRDefault="00766D20" w:rsidP="00ED683B">
            <w:pPr>
              <w:jc w:val="both"/>
              <w:rPr>
                <w:lang w:val="en-US"/>
              </w:rPr>
            </w:pPr>
            <w:r w:rsidRPr="00080F7E">
              <w:rPr>
                <w:lang w:val="en-US"/>
              </w:rPr>
              <w:t>fixed.effects.freq</w:t>
            </w:r>
          </w:p>
        </w:tc>
        <w:tc>
          <w:tcPr>
            <w:tcW w:w="2872" w:type="dxa"/>
          </w:tcPr>
          <w:p w14:paraId="17EACDE4" w14:textId="77777777" w:rsidR="00766D20" w:rsidRDefault="00766D20" w:rsidP="00ED683B">
            <w:pPr>
              <w:jc w:val="both"/>
              <w:rPr>
                <w:lang w:val="en-US"/>
              </w:rPr>
            </w:pPr>
            <w:r>
              <w:rPr>
                <w:lang w:val="en-US"/>
              </w:rPr>
              <w:t>NULL</w:t>
            </w:r>
          </w:p>
        </w:tc>
        <w:tc>
          <w:tcPr>
            <w:tcW w:w="2689" w:type="dxa"/>
          </w:tcPr>
          <w:p w14:paraId="25E972BB" w14:textId="77777777" w:rsidR="00766D20" w:rsidRPr="009F218C" w:rsidRDefault="00766D20" w:rsidP="00ED683B">
            <w:pPr>
              <w:jc w:val="both"/>
              <w:rPr>
                <w:noProof/>
                <w:lang w:val="en-US" w:eastAsia="de-DE"/>
              </w:rPr>
            </w:pPr>
            <w:r w:rsidRPr="009F218C">
              <w:rPr>
                <w:noProof/>
                <w:lang w:val="en-US" w:eastAsia="de-DE"/>
              </w:rPr>
              <w:t>Vector with length of the number of fixed effects</w:t>
            </w:r>
          </w:p>
        </w:tc>
      </w:tr>
      <w:tr w:rsidR="00766D20" w:rsidRPr="00947701" w14:paraId="79B6B7F8" w14:textId="77777777" w:rsidTr="004150D9">
        <w:tc>
          <w:tcPr>
            <w:tcW w:w="3501"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2872" w:type="dxa"/>
          </w:tcPr>
          <w:p w14:paraId="34558A56" w14:textId="77777777" w:rsidR="00766D20" w:rsidRPr="00D6164E" w:rsidRDefault="00766D20" w:rsidP="00ED683B">
            <w:pPr>
              <w:jc w:val="both"/>
              <w:rPr>
                <w:vertAlign w:val="superscript"/>
                <w:lang w:val="en-US"/>
              </w:rPr>
            </w:pPr>
            <w:r>
              <w:rPr>
                <w:lang w:val="en-US"/>
              </w:rPr>
              <w:t>0</w:t>
            </w:r>
          </w:p>
        </w:tc>
        <w:tc>
          <w:tcPr>
            <w:tcW w:w="2689" w:type="dxa"/>
          </w:tcPr>
          <w:p w14:paraId="50A8E06E" w14:textId="77777777" w:rsidR="00766D20" w:rsidRPr="009F218C" w:rsidRDefault="00766D20" w:rsidP="00ED683B">
            <w:pPr>
              <w:jc w:val="both"/>
              <w:rPr>
                <w:noProof/>
                <w:vertAlign w:val="superscript"/>
                <w:lang w:val="en-US" w:eastAsia="de-DE"/>
              </w:rPr>
            </w:pPr>
            <w:r>
              <w:rPr>
                <w:lang w:val="en-US"/>
              </w:rPr>
              <w:t>Numeric value (ideally positive integer; -1 is reserved for dead individuals)</w:t>
            </w:r>
          </w:p>
        </w:tc>
      </w:tr>
      <w:tr w:rsidR="00766D20" w:rsidRPr="00947701" w14:paraId="0845E59A" w14:textId="77777777" w:rsidTr="004150D9">
        <w:tc>
          <w:tcPr>
            <w:tcW w:w="3501"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2872" w:type="dxa"/>
          </w:tcPr>
          <w:p w14:paraId="6D6EA2BC" w14:textId="77777777" w:rsidR="00766D20" w:rsidRPr="00D6164E" w:rsidRDefault="00766D20" w:rsidP="00ED683B">
            <w:pPr>
              <w:jc w:val="both"/>
              <w:rPr>
                <w:vertAlign w:val="superscript"/>
                <w:lang w:val="en-US"/>
              </w:rPr>
            </w:pPr>
            <w:r>
              <w:rPr>
                <w:lang w:val="en-US"/>
              </w:rPr>
              <w:t>C(Inf,Inf)</w:t>
            </w:r>
          </w:p>
        </w:tc>
        <w:tc>
          <w:tcPr>
            <w:tcW w:w="2689" w:type="dxa"/>
          </w:tcPr>
          <w:p w14:paraId="4865E66E"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947701" w14:paraId="3741D4CA" w14:textId="77777777" w:rsidTr="004150D9">
        <w:tc>
          <w:tcPr>
            <w:tcW w:w="3501" w:type="dxa"/>
          </w:tcPr>
          <w:p w14:paraId="7C85FE0A" w14:textId="77777777" w:rsidR="00766D20" w:rsidRPr="00080F7E" w:rsidRDefault="00766D20" w:rsidP="00ED683B">
            <w:pPr>
              <w:jc w:val="both"/>
              <w:rPr>
                <w:vertAlign w:val="superscript"/>
                <w:lang w:val="en-US"/>
              </w:rPr>
            </w:pPr>
            <w:r w:rsidRPr="00080F7E">
              <w:rPr>
                <w:lang w:val="en-US"/>
              </w:rPr>
              <w:t>max.litter</w:t>
            </w:r>
          </w:p>
        </w:tc>
        <w:tc>
          <w:tcPr>
            <w:tcW w:w="2872" w:type="dxa"/>
          </w:tcPr>
          <w:p w14:paraId="3B6FAF35" w14:textId="77777777" w:rsidR="00766D20" w:rsidRPr="00D6164E" w:rsidRDefault="00766D20" w:rsidP="00ED683B">
            <w:pPr>
              <w:jc w:val="both"/>
              <w:rPr>
                <w:vertAlign w:val="superscript"/>
                <w:lang w:val="en-US"/>
              </w:rPr>
            </w:pPr>
            <w:r>
              <w:rPr>
                <w:lang w:val="en-US"/>
              </w:rPr>
              <w:t>C(Inf,Inf)</w:t>
            </w:r>
          </w:p>
        </w:tc>
        <w:tc>
          <w:tcPr>
            <w:tcW w:w="2689" w:type="dxa"/>
          </w:tcPr>
          <w:p w14:paraId="46A15B8C"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D6164E" w14:paraId="309A8E26" w14:textId="77777777" w:rsidTr="004150D9">
        <w:tc>
          <w:tcPr>
            <w:tcW w:w="3501"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2872" w:type="dxa"/>
          </w:tcPr>
          <w:p w14:paraId="067C2B2E" w14:textId="77777777" w:rsidR="00766D20" w:rsidRPr="00D6164E" w:rsidRDefault="00766D20" w:rsidP="00ED683B">
            <w:pPr>
              <w:jc w:val="both"/>
              <w:rPr>
                <w:vertAlign w:val="superscript"/>
                <w:lang w:val="en-US"/>
              </w:rPr>
            </w:pPr>
            <w:r>
              <w:rPr>
                <w:lang w:val="en-US"/>
              </w:rPr>
              <w:t>Inf</w:t>
            </w:r>
          </w:p>
        </w:tc>
        <w:tc>
          <w:tcPr>
            <w:tcW w:w="2689"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4150D9">
        <w:tc>
          <w:tcPr>
            <w:tcW w:w="3501"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2872" w:type="dxa"/>
          </w:tcPr>
          <w:p w14:paraId="5C7F3055" w14:textId="37F90535" w:rsidR="003772B0" w:rsidRDefault="00DE4D07" w:rsidP="00ED683B">
            <w:pPr>
              <w:jc w:val="both"/>
              <w:rPr>
                <w:lang w:val="en-US"/>
              </w:rPr>
            </w:pPr>
            <w:r>
              <w:rPr>
                <w:lang w:val="en-US"/>
              </w:rPr>
              <w:t>NULL</w:t>
            </w:r>
          </w:p>
        </w:tc>
        <w:tc>
          <w:tcPr>
            <w:tcW w:w="2689"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4150D9">
        <w:tc>
          <w:tcPr>
            <w:tcW w:w="3501"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2872" w:type="dxa"/>
          </w:tcPr>
          <w:p w14:paraId="3E6A5CC7" w14:textId="0D385EEE" w:rsidR="003772B0" w:rsidRDefault="00DE4D07" w:rsidP="00ED683B">
            <w:pPr>
              <w:jc w:val="both"/>
              <w:rPr>
                <w:lang w:val="en-US"/>
              </w:rPr>
            </w:pPr>
            <w:r>
              <w:rPr>
                <w:lang w:val="en-US"/>
              </w:rPr>
              <w:t>NULL</w:t>
            </w:r>
          </w:p>
        </w:tc>
        <w:tc>
          <w:tcPr>
            <w:tcW w:w="2689"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4150D9">
        <w:tc>
          <w:tcPr>
            <w:tcW w:w="3501" w:type="dxa"/>
          </w:tcPr>
          <w:p w14:paraId="26150276" w14:textId="0AFCF6DF" w:rsidR="006C1B08" w:rsidRPr="00080F7E" w:rsidRDefault="00745256" w:rsidP="006C1B08">
            <w:pPr>
              <w:jc w:val="both"/>
              <w:rPr>
                <w:lang w:val="en-US"/>
              </w:rPr>
            </w:pPr>
            <w:r>
              <w:rPr>
                <w:lang w:val="en-US"/>
              </w:rPr>
              <w:t>m</w:t>
            </w:r>
            <w:r w:rsidR="006C1B08">
              <w:rPr>
                <w:lang w:val="en-US"/>
              </w:rPr>
              <w:t>ax.offspring.individual.database</w:t>
            </w:r>
          </w:p>
        </w:tc>
        <w:tc>
          <w:tcPr>
            <w:tcW w:w="2872" w:type="dxa"/>
          </w:tcPr>
          <w:p w14:paraId="0F0C32D3" w14:textId="469E86EF" w:rsidR="006C1B08" w:rsidRDefault="00DE4D07" w:rsidP="006C1B08">
            <w:pPr>
              <w:jc w:val="both"/>
              <w:rPr>
                <w:lang w:val="en-US"/>
              </w:rPr>
            </w:pPr>
            <w:r>
              <w:rPr>
                <w:lang w:val="en-US"/>
              </w:rPr>
              <w:t>NULL</w:t>
            </w:r>
          </w:p>
        </w:tc>
        <w:tc>
          <w:tcPr>
            <w:tcW w:w="2689"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4150D9">
        <w:tc>
          <w:tcPr>
            <w:tcW w:w="3501" w:type="dxa"/>
          </w:tcPr>
          <w:p w14:paraId="5A08027E" w14:textId="4144856D" w:rsidR="006C1B08" w:rsidRPr="00080F7E" w:rsidRDefault="00745256" w:rsidP="006C1B08">
            <w:pPr>
              <w:jc w:val="both"/>
              <w:rPr>
                <w:lang w:val="en-US"/>
              </w:rPr>
            </w:pPr>
            <w:r>
              <w:rPr>
                <w:lang w:val="en-US"/>
              </w:rPr>
              <w:t>m</w:t>
            </w:r>
            <w:r w:rsidR="006C1B08">
              <w:rPr>
                <w:lang w:val="en-US"/>
              </w:rPr>
              <w:t>ax.offspring.individual.cohorts</w:t>
            </w:r>
          </w:p>
        </w:tc>
        <w:tc>
          <w:tcPr>
            <w:tcW w:w="2872" w:type="dxa"/>
          </w:tcPr>
          <w:p w14:paraId="005478FD" w14:textId="4AAB5AB0" w:rsidR="006C1B08" w:rsidRDefault="00DE4D07" w:rsidP="006C1B08">
            <w:pPr>
              <w:jc w:val="both"/>
              <w:rPr>
                <w:lang w:val="en-US"/>
              </w:rPr>
            </w:pPr>
            <w:r>
              <w:rPr>
                <w:lang w:val="en-US"/>
              </w:rPr>
              <w:t>NULL</w:t>
            </w:r>
          </w:p>
        </w:tc>
        <w:tc>
          <w:tcPr>
            <w:tcW w:w="2689"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4150D9">
        <w:tc>
          <w:tcPr>
            <w:tcW w:w="3501" w:type="dxa"/>
          </w:tcPr>
          <w:p w14:paraId="344C071F" w14:textId="77777777" w:rsidR="006C1B08" w:rsidRPr="00080F7E" w:rsidRDefault="006C1B08" w:rsidP="006C1B08">
            <w:pPr>
              <w:jc w:val="both"/>
              <w:rPr>
                <w:lang w:val="en-US"/>
              </w:rPr>
            </w:pPr>
            <w:r w:rsidRPr="00080F7E">
              <w:rPr>
                <w:lang w:val="en-US"/>
              </w:rPr>
              <w:t>avoid.mating.fullsib</w:t>
            </w:r>
          </w:p>
        </w:tc>
        <w:tc>
          <w:tcPr>
            <w:tcW w:w="2872" w:type="dxa"/>
          </w:tcPr>
          <w:p w14:paraId="63B9F665" w14:textId="77777777" w:rsidR="006C1B08" w:rsidRDefault="006C1B08" w:rsidP="006C1B08">
            <w:pPr>
              <w:jc w:val="both"/>
              <w:rPr>
                <w:lang w:val="en-US"/>
              </w:rPr>
            </w:pPr>
            <w:r>
              <w:rPr>
                <w:lang w:val="en-US"/>
              </w:rPr>
              <w:t>FALSE</w:t>
            </w:r>
          </w:p>
        </w:tc>
        <w:tc>
          <w:tcPr>
            <w:tcW w:w="2689"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4150D9">
        <w:tc>
          <w:tcPr>
            <w:tcW w:w="3501" w:type="dxa"/>
          </w:tcPr>
          <w:p w14:paraId="48BB58EE" w14:textId="77777777" w:rsidR="006C1B08" w:rsidRPr="00080F7E" w:rsidRDefault="006C1B08" w:rsidP="006C1B08">
            <w:pPr>
              <w:jc w:val="both"/>
              <w:rPr>
                <w:lang w:val="en-US"/>
              </w:rPr>
            </w:pPr>
            <w:r w:rsidRPr="00080F7E">
              <w:rPr>
                <w:lang w:val="en-US"/>
              </w:rPr>
              <w:t>avoid.mating.halfsib</w:t>
            </w:r>
          </w:p>
        </w:tc>
        <w:tc>
          <w:tcPr>
            <w:tcW w:w="2872" w:type="dxa"/>
          </w:tcPr>
          <w:p w14:paraId="564F819E" w14:textId="77777777" w:rsidR="006C1B08" w:rsidRDefault="006C1B08" w:rsidP="006C1B08">
            <w:pPr>
              <w:jc w:val="both"/>
              <w:rPr>
                <w:lang w:val="en-US"/>
              </w:rPr>
            </w:pPr>
            <w:r>
              <w:rPr>
                <w:lang w:val="en-US"/>
              </w:rPr>
              <w:t>FALSE</w:t>
            </w:r>
          </w:p>
        </w:tc>
        <w:tc>
          <w:tcPr>
            <w:tcW w:w="2689" w:type="dxa"/>
          </w:tcPr>
          <w:p w14:paraId="432C7E76" w14:textId="77777777" w:rsidR="006C1B08" w:rsidRDefault="006C1B08" w:rsidP="006C1B08">
            <w:pPr>
              <w:jc w:val="both"/>
              <w:rPr>
                <w:noProof/>
                <w:lang w:eastAsia="de-DE"/>
              </w:rPr>
            </w:pPr>
            <w:r>
              <w:rPr>
                <w:noProof/>
                <w:lang w:val="en-US" w:eastAsia="de-DE"/>
              </w:rPr>
              <w:t>TRUE</w:t>
            </w:r>
          </w:p>
        </w:tc>
      </w:tr>
      <w:tr w:rsidR="00EF3FCF" w:rsidRPr="0005434E" w14:paraId="0D61C9B0" w14:textId="77777777" w:rsidTr="004150D9">
        <w:tc>
          <w:tcPr>
            <w:tcW w:w="3501" w:type="dxa"/>
          </w:tcPr>
          <w:p w14:paraId="70347119" w14:textId="0ED07548" w:rsidR="00EF3FCF" w:rsidRPr="00080F7E" w:rsidRDefault="00EF3FCF" w:rsidP="006C1B08">
            <w:pPr>
              <w:jc w:val="both"/>
              <w:rPr>
                <w:lang w:val="en-US"/>
              </w:rPr>
            </w:pPr>
            <w:r>
              <w:rPr>
                <w:lang w:val="en-US"/>
              </w:rPr>
              <w:t>avoid.mating.parent</w:t>
            </w:r>
          </w:p>
        </w:tc>
        <w:tc>
          <w:tcPr>
            <w:tcW w:w="2872" w:type="dxa"/>
          </w:tcPr>
          <w:p w14:paraId="26E3CA7D" w14:textId="6DB6CD54" w:rsidR="00EF3FCF" w:rsidRDefault="00EF3FCF" w:rsidP="006C1B08">
            <w:pPr>
              <w:jc w:val="both"/>
              <w:rPr>
                <w:lang w:val="en-US"/>
              </w:rPr>
            </w:pPr>
            <w:r>
              <w:rPr>
                <w:lang w:val="en-US"/>
              </w:rPr>
              <w:t>FALSE</w:t>
            </w:r>
          </w:p>
        </w:tc>
        <w:tc>
          <w:tcPr>
            <w:tcW w:w="2689" w:type="dxa"/>
          </w:tcPr>
          <w:p w14:paraId="0BDBE160" w14:textId="63DA389C" w:rsidR="00EF3FCF" w:rsidRDefault="00EF3FCF" w:rsidP="006C1B08">
            <w:pPr>
              <w:jc w:val="both"/>
              <w:rPr>
                <w:noProof/>
                <w:lang w:val="en-US" w:eastAsia="de-DE"/>
              </w:rPr>
            </w:pPr>
            <w:r>
              <w:rPr>
                <w:noProof/>
                <w:lang w:val="en-US" w:eastAsia="de-DE"/>
              </w:rPr>
              <w:t>TRUE</w:t>
            </w:r>
          </w:p>
        </w:tc>
      </w:tr>
      <w:tr w:rsidR="007D6270" w:rsidRPr="0005434E" w14:paraId="06588256" w14:textId="77777777" w:rsidTr="004150D9">
        <w:tc>
          <w:tcPr>
            <w:tcW w:w="3501" w:type="dxa"/>
          </w:tcPr>
          <w:p w14:paraId="783BE8C5" w14:textId="2CF41E5C" w:rsidR="007D6270" w:rsidRDefault="007D6270" w:rsidP="006C1B08">
            <w:pPr>
              <w:jc w:val="both"/>
              <w:rPr>
                <w:lang w:val="en-US"/>
              </w:rPr>
            </w:pPr>
            <w:r>
              <w:rPr>
                <w:lang w:val="en-US"/>
              </w:rPr>
              <w:t>avoid.mating.remove</w:t>
            </w:r>
          </w:p>
        </w:tc>
        <w:tc>
          <w:tcPr>
            <w:tcW w:w="2872" w:type="dxa"/>
          </w:tcPr>
          <w:p w14:paraId="2D5DD81C" w14:textId="0ED821E1" w:rsidR="007D6270" w:rsidRDefault="007D6270" w:rsidP="006C1B08">
            <w:pPr>
              <w:jc w:val="both"/>
              <w:rPr>
                <w:lang w:val="en-US"/>
              </w:rPr>
            </w:pPr>
            <w:r>
              <w:rPr>
                <w:lang w:val="en-US"/>
              </w:rPr>
              <w:t>FALSE</w:t>
            </w:r>
          </w:p>
        </w:tc>
        <w:tc>
          <w:tcPr>
            <w:tcW w:w="2689" w:type="dxa"/>
          </w:tcPr>
          <w:p w14:paraId="04387E78" w14:textId="432F43FE" w:rsidR="007D6270" w:rsidRDefault="007D6270" w:rsidP="006C1B08">
            <w:pPr>
              <w:jc w:val="both"/>
              <w:rPr>
                <w:noProof/>
                <w:lang w:val="en-US" w:eastAsia="de-DE"/>
              </w:rPr>
            </w:pPr>
            <w:r>
              <w:rPr>
                <w:noProof/>
                <w:lang w:val="en-US" w:eastAsia="de-DE"/>
              </w:rPr>
              <w:t>TRUE</w:t>
            </w:r>
          </w:p>
        </w:tc>
      </w:tr>
      <w:tr w:rsidR="007D6270" w:rsidRPr="0005434E" w14:paraId="47CB3A1A" w14:textId="77777777" w:rsidTr="004150D9">
        <w:tc>
          <w:tcPr>
            <w:tcW w:w="3501" w:type="dxa"/>
          </w:tcPr>
          <w:p w14:paraId="35246113" w14:textId="16EC66A4" w:rsidR="007D6270" w:rsidRDefault="007D6270" w:rsidP="006C1B08">
            <w:pPr>
              <w:jc w:val="both"/>
              <w:rPr>
                <w:lang w:val="en-US"/>
              </w:rPr>
            </w:pPr>
            <w:r>
              <w:rPr>
                <w:lang w:val="en-US"/>
              </w:rPr>
              <w:t>avoid.mating.ignore</w:t>
            </w:r>
          </w:p>
        </w:tc>
        <w:tc>
          <w:tcPr>
            <w:tcW w:w="2872" w:type="dxa"/>
          </w:tcPr>
          <w:p w14:paraId="4FACF1C4" w14:textId="77EFB0AA" w:rsidR="007D6270" w:rsidRDefault="007D6270" w:rsidP="006C1B08">
            <w:pPr>
              <w:jc w:val="both"/>
              <w:rPr>
                <w:lang w:val="en-US"/>
              </w:rPr>
            </w:pPr>
            <w:r>
              <w:rPr>
                <w:lang w:val="en-US"/>
              </w:rPr>
              <w:t>0</w:t>
            </w:r>
          </w:p>
        </w:tc>
        <w:tc>
          <w:tcPr>
            <w:tcW w:w="2689" w:type="dxa"/>
          </w:tcPr>
          <w:p w14:paraId="38C3BA34" w14:textId="08F50B57" w:rsidR="007D6270" w:rsidRDefault="007D6270" w:rsidP="006C1B08">
            <w:pPr>
              <w:jc w:val="both"/>
              <w:rPr>
                <w:noProof/>
                <w:lang w:val="en-US" w:eastAsia="de-DE"/>
              </w:rPr>
            </w:pPr>
            <w:r>
              <w:rPr>
                <w:noProof/>
                <w:lang w:val="en-US" w:eastAsia="de-DE"/>
              </w:rPr>
              <w:t>numeric value (0-1)</w:t>
            </w:r>
          </w:p>
        </w:tc>
      </w:tr>
      <w:tr w:rsidR="007D6270" w:rsidRPr="0005434E" w14:paraId="3742F5C0" w14:textId="77777777" w:rsidTr="004150D9">
        <w:tc>
          <w:tcPr>
            <w:tcW w:w="3501" w:type="dxa"/>
          </w:tcPr>
          <w:p w14:paraId="2C1B48EB" w14:textId="78862B54" w:rsidR="007D6270" w:rsidRDefault="007D6270" w:rsidP="006C1B08">
            <w:pPr>
              <w:jc w:val="both"/>
              <w:rPr>
                <w:lang w:val="en-US"/>
              </w:rPr>
            </w:pPr>
            <w:r>
              <w:rPr>
                <w:lang w:val="en-US"/>
              </w:rPr>
              <w:t>avoid.mating.resampling</w:t>
            </w:r>
          </w:p>
        </w:tc>
        <w:tc>
          <w:tcPr>
            <w:tcW w:w="2872" w:type="dxa"/>
          </w:tcPr>
          <w:p w14:paraId="2DC927C1" w14:textId="681DFA31" w:rsidR="007D6270" w:rsidRDefault="007D6270" w:rsidP="006C1B08">
            <w:pPr>
              <w:jc w:val="both"/>
              <w:rPr>
                <w:lang w:val="en-US"/>
              </w:rPr>
            </w:pPr>
            <w:r>
              <w:rPr>
                <w:lang w:val="en-US"/>
              </w:rPr>
              <w:t>1000</w:t>
            </w:r>
          </w:p>
        </w:tc>
        <w:tc>
          <w:tcPr>
            <w:tcW w:w="2689" w:type="dxa"/>
          </w:tcPr>
          <w:p w14:paraId="1906DC6D" w14:textId="3B2D6219" w:rsidR="007D6270" w:rsidRDefault="007D6270" w:rsidP="006C1B08">
            <w:pPr>
              <w:jc w:val="both"/>
              <w:rPr>
                <w:noProof/>
                <w:lang w:val="en-US" w:eastAsia="de-DE"/>
              </w:rPr>
            </w:pPr>
            <w:r>
              <w:rPr>
                <w:noProof/>
                <w:lang w:val="en-US" w:eastAsia="de-DE"/>
              </w:rPr>
              <w:t>integer value</w:t>
            </w:r>
          </w:p>
        </w:tc>
      </w:tr>
      <w:tr w:rsidR="00914CE4" w:rsidRPr="0005434E" w14:paraId="7F056C25" w14:textId="77777777" w:rsidTr="004150D9">
        <w:tc>
          <w:tcPr>
            <w:tcW w:w="3501" w:type="dxa"/>
          </w:tcPr>
          <w:p w14:paraId="77254D73" w14:textId="0D27ED40" w:rsidR="00914CE4" w:rsidRPr="00080F7E" w:rsidRDefault="00914CE4" w:rsidP="006C1B08">
            <w:pPr>
              <w:jc w:val="both"/>
              <w:rPr>
                <w:lang w:val="en-US"/>
              </w:rPr>
            </w:pPr>
            <w:r>
              <w:rPr>
                <w:lang w:val="en-US"/>
              </w:rPr>
              <w:t>avoid.mating.inb</w:t>
            </w:r>
          </w:p>
        </w:tc>
        <w:tc>
          <w:tcPr>
            <w:tcW w:w="2872" w:type="dxa"/>
          </w:tcPr>
          <w:p w14:paraId="6D193AF9" w14:textId="4208CA5D" w:rsidR="00914CE4" w:rsidRDefault="00914CE4" w:rsidP="006C1B08">
            <w:pPr>
              <w:jc w:val="both"/>
              <w:rPr>
                <w:lang w:val="en-US"/>
              </w:rPr>
            </w:pPr>
            <w:r>
              <w:rPr>
                <w:lang w:val="en-US"/>
              </w:rPr>
              <w:t>NULL</w:t>
            </w:r>
          </w:p>
        </w:tc>
        <w:tc>
          <w:tcPr>
            <w:tcW w:w="2689"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4150D9">
        <w:tc>
          <w:tcPr>
            <w:tcW w:w="3501" w:type="dxa"/>
          </w:tcPr>
          <w:p w14:paraId="5EDEC473" w14:textId="26851870" w:rsidR="00775253" w:rsidRPr="00080F7E" w:rsidRDefault="00914CE4" w:rsidP="006C1B08">
            <w:pPr>
              <w:jc w:val="both"/>
              <w:rPr>
                <w:lang w:val="en-US"/>
              </w:rPr>
            </w:pPr>
            <w:r>
              <w:rPr>
                <w:lang w:val="en-US"/>
              </w:rPr>
              <w:t>avoid.mating.inb.quantile</w:t>
            </w:r>
          </w:p>
        </w:tc>
        <w:tc>
          <w:tcPr>
            <w:tcW w:w="2872" w:type="dxa"/>
          </w:tcPr>
          <w:p w14:paraId="23236B09" w14:textId="6BF5F34B" w:rsidR="00775253" w:rsidRDefault="00914CE4" w:rsidP="006C1B08">
            <w:pPr>
              <w:jc w:val="both"/>
              <w:rPr>
                <w:lang w:val="en-US"/>
              </w:rPr>
            </w:pPr>
            <w:r>
              <w:rPr>
                <w:lang w:val="en-US"/>
              </w:rPr>
              <w:t>NULL</w:t>
            </w:r>
          </w:p>
        </w:tc>
        <w:tc>
          <w:tcPr>
            <w:tcW w:w="2689" w:type="dxa"/>
          </w:tcPr>
          <w:p w14:paraId="20CE0A65" w14:textId="720B8BB9" w:rsidR="00775253" w:rsidRDefault="00472397" w:rsidP="006C1B08">
            <w:pPr>
              <w:jc w:val="both"/>
              <w:rPr>
                <w:noProof/>
                <w:lang w:val="en-US" w:eastAsia="de-DE"/>
              </w:rPr>
            </w:pPr>
            <w:r>
              <w:rPr>
                <w:noProof/>
                <w:lang w:val="en-US" w:eastAsia="de-DE"/>
              </w:rPr>
              <w:t>Numeric value (0-1)</w:t>
            </w:r>
          </w:p>
        </w:tc>
      </w:tr>
      <w:tr w:rsidR="00EF3FCF" w:rsidRPr="0005434E" w14:paraId="238B9EBF" w14:textId="77777777" w:rsidTr="004150D9">
        <w:tc>
          <w:tcPr>
            <w:tcW w:w="3501" w:type="dxa"/>
          </w:tcPr>
          <w:p w14:paraId="53DD5F2E" w14:textId="2F0F92E0" w:rsidR="00EF3FCF" w:rsidRDefault="00EF3FCF" w:rsidP="006C1B08">
            <w:pPr>
              <w:jc w:val="both"/>
              <w:rPr>
                <w:lang w:val="en-US"/>
              </w:rPr>
            </w:pPr>
            <w:r>
              <w:rPr>
                <w:lang w:val="en-US"/>
              </w:rPr>
              <w:t>avoid.mating.inb.min</w:t>
            </w:r>
          </w:p>
        </w:tc>
        <w:tc>
          <w:tcPr>
            <w:tcW w:w="2872" w:type="dxa"/>
          </w:tcPr>
          <w:p w14:paraId="6E99581A" w14:textId="038266C2" w:rsidR="00EF3FCF" w:rsidRDefault="00EF3FCF" w:rsidP="006C1B08">
            <w:pPr>
              <w:jc w:val="both"/>
              <w:rPr>
                <w:lang w:val="en-US"/>
              </w:rPr>
            </w:pPr>
            <w:r>
              <w:rPr>
                <w:lang w:val="en-US"/>
              </w:rPr>
              <w:t>0</w:t>
            </w:r>
          </w:p>
        </w:tc>
        <w:tc>
          <w:tcPr>
            <w:tcW w:w="2689" w:type="dxa"/>
          </w:tcPr>
          <w:p w14:paraId="0BD5C8F9" w14:textId="74DD6356" w:rsidR="00EF3FCF" w:rsidRDefault="00EF3FCF" w:rsidP="006C1B08">
            <w:pPr>
              <w:jc w:val="both"/>
              <w:rPr>
                <w:noProof/>
                <w:lang w:val="en-US" w:eastAsia="de-DE"/>
              </w:rPr>
            </w:pPr>
            <w:r>
              <w:rPr>
                <w:noProof/>
                <w:lang w:val="en-US" w:eastAsia="de-DE"/>
              </w:rPr>
              <w:t>Numeric value (0-1)</w:t>
            </w:r>
          </w:p>
        </w:tc>
      </w:tr>
      <w:tr w:rsidR="00775253" w:rsidRPr="0005434E" w14:paraId="59C1E04F" w14:textId="77777777" w:rsidTr="004150D9">
        <w:tc>
          <w:tcPr>
            <w:tcW w:w="3501" w:type="dxa"/>
          </w:tcPr>
          <w:p w14:paraId="727C2F54" w14:textId="0CD9B873" w:rsidR="00775253" w:rsidRPr="00472397" w:rsidRDefault="00914CE4" w:rsidP="006C1B08">
            <w:pPr>
              <w:jc w:val="both"/>
            </w:pPr>
            <w:r w:rsidRPr="00472397">
              <w:t>avoid.mating.inb.</w:t>
            </w:r>
            <w:r w:rsidR="00472397" w:rsidRPr="00472397">
              <w:t>depth.pedigree</w:t>
            </w:r>
          </w:p>
        </w:tc>
        <w:tc>
          <w:tcPr>
            <w:tcW w:w="2872" w:type="dxa"/>
          </w:tcPr>
          <w:p w14:paraId="21309BDC" w14:textId="1785D5F1" w:rsidR="00775253" w:rsidRDefault="00472397" w:rsidP="006C1B08">
            <w:pPr>
              <w:jc w:val="both"/>
              <w:rPr>
                <w:lang w:val="en-US"/>
              </w:rPr>
            </w:pPr>
            <w:r>
              <w:rPr>
                <w:lang w:val="en-US"/>
              </w:rPr>
              <w:t>7</w:t>
            </w:r>
          </w:p>
        </w:tc>
        <w:tc>
          <w:tcPr>
            <w:tcW w:w="2689" w:type="dxa"/>
          </w:tcPr>
          <w:p w14:paraId="60D80197" w14:textId="525E0F97" w:rsidR="00775253" w:rsidRDefault="00472397" w:rsidP="006C1B08">
            <w:pPr>
              <w:jc w:val="both"/>
              <w:rPr>
                <w:noProof/>
                <w:lang w:val="en-US" w:eastAsia="de-DE"/>
              </w:rPr>
            </w:pPr>
            <w:r>
              <w:rPr>
                <w:noProof/>
                <w:lang w:val="en-US" w:eastAsia="de-DE"/>
              </w:rPr>
              <w:t>Numeric value (1-Inf)</w:t>
            </w:r>
          </w:p>
        </w:tc>
      </w:tr>
      <w:tr w:rsidR="008D0FAE" w:rsidRPr="0005434E" w14:paraId="32EE1E08" w14:textId="77777777" w:rsidTr="004150D9">
        <w:tc>
          <w:tcPr>
            <w:tcW w:w="3501" w:type="dxa"/>
          </w:tcPr>
          <w:p w14:paraId="4B8E4B34" w14:textId="66FCFC62" w:rsidR="008D0FAE" w:rsidRPr="00472397" w:rsidRDefault="008D0FAE" w:rsidP="006C1B08">
            <w:pPr>
              <w:jc w:val="both"/>
            </w:pPr>
            <w:r>
              <w:t>avoid.mating.kinship</w:t>
            </w:r>
          </w:p>
        </w:tc>
        <w:tc>
          <w:tcPr>
            <w:tcW w:w="2872" w:type="dxa"/>
          </w:tcPr>
          <w:p w14:paraId="2CE7ED19" w14:textId="4187A22A" w:rsidR="008D0FAE" w:rsidRDefault="008D0FAE" w:rsidP="006C1B08">
            <w:pPr>
              <w:jc w:val="both"/>
              <w:rPr>
                <w:lang w:val="en-US"/>
              </w:rPr>
            </w:pPr>
            <w:r>
              <w:rPr>
                <w:lang w:val="en-US"/>
              </w:rPr>
              <w:t xml:space="preserve">NULL </w:t>
            </w:r>
          </w:p>
        </w:tc>
        <w:tc>
          <w:tcPr>
            <w:tcW w:w="2689" w:type="dxa"/>
          </w:tcPr>
          <w:p w14:paraId="587F9E70" w14:textId="28A3C47F" w:rsidR="008D0FAE" w:rsidRDefault="008D0FAE" w:rsidP="006C1B08">
            <w:pPr>
              <w:jc w:val="both"/>
              <w:rPr>
                <w:noProof/>
                <w:lang w:val="en-US" w:eastAsia="de-DE"/>
              </w:rPr>
            </w:pPr>
            <w:r>
              <w:rPr>
                <w:noProof/>
                <w:lang w:val="en-US" w:eastAsia="de-DE"/>
              </w:rPr>
              <w:t>numeric value (0-1)</w:t>
            </w:r>
          </w:p>
        </w:tc>
      </w:tr>
      <w:tr w:rsidR="008D0FAE" w:rsidRPr="0005434E" w14:paraId="791E27D9" w14:textId="77777777" w:rsidTr="004150D9">
        <w:tc>
          <w:tcPr>
            <w:tcW w:w="3501" w:type="dxa"/>
          </w:tcPr>
          <w:p w14:paraId="28687EC6" w14:textId="2A11F1AB" w:rsidR="008D0FAE" w:rsidRPr="00472397" w:rsidRDefault="00F07BA0" w:rsidP="006C1B08">
            <w:pPr>
              <w:jc w:val="both"/>
            </w:pPr>
            <w:r>
              <w:t>avoid.mating.kinship.quantile</w:t>
            </w:r>
          </w:p>
        </w:tc>
        <w:tc>
          <w:tcPr>
            <w:tcW w:w="2872" w:type="dxa"/>
          </w:tcPr>
          <w:p w14:paraId="4BD432E4" w14:textId="7D0C0A19" w:rsidR="008D0FAE" w:rsidRDefault="00F07BA0" w:rsidP="006C1B08">
            <w:pPr>
              <w:jc w:val="both"/>
              <w:rPr>
                <w:lang w:val="en-US"/>
              </w:rPr>
            </w:pPr>
            <w:r>
              <w:rPr>
                <w:lang w:val="en-US"/>
              </w:rPr>
              <w:t>NULL</w:t>
            </w:r>
          </w:p>
        </w:tc>
        <w:tc>
          <w:tcPr>
            <w:tcW w:w="2689" w:type="dxa"/>
          </w:tcPr>
          <w:p w14:paraId="26B1412D" w14:textId="77D289F4" w:rsidR="008D0FAE" w:rsidRDefault="00F07BA0" w:rsidP="006C1B08">
            <w:pPr>
              <w:jc w:val="both"/>
              <w:rPr>
                <w:noProof/>
                <w:lang w:val="en-US" w:eastAsia="de-DE"/>
              </w:rPr>
            </w:pPr>
            <w:r>
              <w:rPr>
                <w:noProof/>
                <w:lang w:val="en-US" w:eastAsia="de-DE"/>
              </w:rPr>
              <w:t>numeric value (0-1)</w:t>
            </w:r>
          </w:p>
        </w:tc>
      </w:tr>
      <w:tr w:rsidR="008D0FAE" w:rsidRPr="00F07BA0" w14:paraId="3AB9A496" w14:textId="77777777" w:rsidTr="004150D9">
        <w:tc>
          <w:tcPr>
            <w:tcW w:w="3501" w:type="dxa"/>
          </w:tcPr>
          <w:p w14:paraId="0F97DE6D" w14:textId="26D62177" w:rsidR="008D0FAE" w:rsidRPr="00F07BA0" w:rsidRDefault="00F07BA0" w:rsidP="006C1B08">
            <w:pPr>
              <w:jc w:val="both"/>
              <w:rPr>
                <w:lang w:val="en-US"/>
              </w:rPr>
            </w:pPr>
            <w:r w:rsidRPr="00F07BA0">
              <w:rPr>
                <w:lang w:val="en-US"/>
              </w:rPr>
              <w:t>avoid.mating.kinship.gen/data</w:t>
            </w:r>
            <w:r>
              <w:rPr>
                <w:lang w:val="en-US"/>
              </w:rPr>
              <w:t>base/cohorts</w:t>
            </w:r>
          </w:p>
        </w:tc>
        <w:tc>
          <w:tcPr>
            <w:tcW w:w="2872" w:type="dxa"/>
          </w:tcPr>
          <w:p w14:paraId="503CA64E" w14:textId="05AADD62" w:rsidR="008D0FAE" w:rsidRDefault="00F07BA0" w:rsidP="006C1B08">
            <w:pPr>
              <w:jc w:val="both"/>
              <w:rPr>
                <w:lang w:val="en-US"/>
              </w:rPr>
            </w:pPr>
            <w:r>
              <w:rPr>
                <w:lang w:val="en-US"/>
              </w:rPr>
              <w:t>NULL (use selection candidates)</w:t>
            </w:r>
          </w:p>
        </w:tc>
        <w:tc>
          <w:tcPr>
            <w:tcW w:w="2689" w:type="dxa"/>
          </w:tcPr>
          <w:p w14:paraId="41C4ECB5" w14:textId="77777777" w:rsidR="008D0FAE" w:rsidRDefault="008D0FAE" w:rsidP="006C1B08">
            <w:pPr>
              <w:jc w:val="both"/>
              <w:rPr>
                <w:noProof/>
                <w:lang w:val="en-US" w:eastAsia="de-DE"/>
              </w:rPr>
            </w:pPr>
          </w:p>
        </w:tc>
      </w:tr>
      <w:tr w:rsidR="008D0FAE" w:rsidRPr="00F07BA0" w14:paraId="66B57C31" w14:textId="77777777" w:rsidTr="004150D9">
        <w:tc>
          <w:tcPr>
            <w:tcW w:w="3501" w:type="dxa"/>
          </w:tcPr>
          <w:p w14:paraId="4A74C5CC" w14:textId="4DC1BC64" w:rsidR="008D0FAE" w:rsidRPr="00F07BA0" w:rsidRDefault="00F07BA0" w:rsidP="006C1B08">
            <w:pPr>
              <w:jc w:val="both"/>
              <w:rPr>
                <w:lang w:val="en-US"/>
              </w:rPr>
            </w:pPr>
            <w:r>
              <w:rPr>
                <w:lang w:val="en-US"/>
              </w:rPr>
              <w:t>avoid.mating.kinship.min</w:t>
            </w:r>
          </w:p>
        </w:tc>
        <w:tc>
          <w:tcPr>
            <w:tcW w:w="2872" w:type="dxa"/>
          </w:tcPr>
          <w:p w14:paraId="7CD4FEBE" w14:textId="1C652F5B" w:rsidR="008D0FAE" w:rsidRDefault="00F07BA0" w:rsidP="006C1B08">
            <w:pPr>
              <w:jc w:val="both"/>
              <w:rPr>
                <w:lang w:val="en-US"/>
              </w:rPr>
            </w:pPr>
            <w:r>
              <w:rPr>
                <w:lang w:val="en-US"/>
              </w:rPr>
              <w:t>0</w:t>
            </w:r>
          </w:p>
        </w:tc>
        <w:tc>
          <w:tcPr>
            <w:tcW w:w="2689" w:type="dxa"/>
          </w:tcPr>
          <w:p w14:paraId="123DC4D9" w14:textId="5CEB623D" w:rsidR="008D0FAE" w:rsidRDefault="00F07BA0" w:rsidP="006C1B08">
            <w:pPr>
              <w:jc w:val="both"/>
              <w:rPr>
                <w:noProof/>
                <w:lang w:val="en-US" w:eastAsia="de-DE"/>
              </w:rPr>
            </w:pPr>
            <w:r>
              <w:rPr>
                <w:noProof/>
                <w:lang w:val="en-US" w:eastAsia="de-DE"/>
              </w:rPr>
              <w:t>numeric value (0-1)</w:t>
            </w:r>
          </w:p>
        </w:tc>
      </w:tr>
      <w:tr w:rsidR="008D0FAE" w:rsidRPr="00F07BA0" w14:paraId="691A8F6D" w14:textId="77777777" w:rsidTr="004150D9">
        <w:tc>
          <w:tcPr>
            <w:tcW w:w="3501" w:type="dxa"/>
          </w:tcPr>
          <w:p w14:paraId="01F53054" w14:textId="6CD7E2A7" w:rsidR="008D0FAE" w:rsidRPr="00F07BA0" w:rsidRDefault="00F07BA0" w:rsidP="006C1B08">
            <w:pPr>
              <w:jc w:val="both"/>
              <w:rPr>
                <w:lang w:val="en-US"/>
              </w:rPr>
            </w:pPr>
            <w:r>
              <w:rPr>
                <w:lang w:val="en-US"/>
              </w:rPr>
              <w:t>avoid.mating.kinship.median</w:t>
            </w:r>
          </w:p>
        </w:tc>
        <w:tc>
          <w:tcPr>
            <w:tcW w:w="2872" w:type="dxa"/>
          </w:tcPr>
          <w:p w14:paraId="364BB100" w14:textId="739896A9" w:rsidR="008D0FAE" w:rsidRDefault="00F07BA0" w:rsidP="006C1B08">
            <w:pPr>
              <w:jc w:val="both"/>
              <w:rPr>
                <w:lang w:val="en-US"/>
              </w:rPr>
            </w:pPr>
            <w:r>
              <w:rPr>
                <w:lang w:val="en-US"/>
              </w:rPr>
              <w:t>FALSE</w:t>
            </w:r>
          </w:p>
        </w:tc>
        <w:tc>
          <w:tcPr>
            <w:tcW w:w="2689" w:type="dxa"/>
          </w:tcPr>
          <w:p w14:paraId="10D22678" w14:textId="3CFF14F7" w:rsidR="008D0FAE" w:rsidRDefault="00F07BA0" w:rsidP="006C1B08">
            <w:pPr>
              <w:jc w:val="both"/>
              <w:rPr>
                <w:noProof/>
                <w:lang w:val="en-US" w:eastAsia="de-DE"/>
              </w:rPr>
            </w:pPr>
            <w:r>
              <w:rPr>
                <w:noProof/>
                <w:lang w:val="en-US" w:eastAsia="de-DE"/>
              </w:rPr>
              <w:t>TRUE</w:t>
            </w:r>
          </w:p>
        </w:tc>
      </w:tr>
      <w:tr w:rsidR="006C1B08" w:rsidRPr="00947701" w14:paraId="415706BB" w14:textId="77777777" w:rsidTr="004150D9">
        <w:tc>
          <w:tcPr>
            <w:tcW w:w="3501" w:type="dxa"/>
          </w:tcPr>
          <w:p w14:paraId="18780F81" w14:textId="77777777" w:rsidR="006C1B08" w:rsidRPr="00080F7E" w:rsidRDefault="006C1B08" w:rsidP="006C1B08">
            <w:pPr>
              <w:jc w:val="both"/>
              <w:rPr>
                <w:lang w:val="en-US"/>
              </w:rPr>
            </w:pPr>
            <w:r w:rsidRPr="00080F7E">
              <w:rPr>
                <w:lang w:val="en-US"/>
              </w:rPr>
              <w:t>fixed.breeding</w:t>
            </w:r>
          </w:p>
        </w:tc>
        <w:tc>
          <w:tcPr>
            <w:tcW w:w="2872" w:type="dxa"/>
          </w:tcPr>
          <w:p w14:paraId="50F77FC2" w14:textId="77777777" w:rsidR="006C1B08" w:rsidRDefault="006C1B08" w:rsidP="006C1B08">
            <w:pPr>
              <w:jc w:val="both"/>
              <w:rPr>
                <w:lang w:val="en-US"/>
              </w:rPr>
            </w:pPr>
            <w:r>
              <w:rPr>
                <w:lang w:val="en-US"/>
              </w:rPr>
              <w:t>NULL</w:t>
            </w:r>
          </w:p>
        </w:tc>
        <w:tc>
          <w:tcPr>
            <w:tcW w:w="2689" w:type="dxa"/>
          </w:tcPr>
          <w:p w14:paraId="41ED22A6" w14:textId="77777777" w:rsidR="006C1B08" w:rsidRPr="009F218C" w:rsidRDefault="006C1B08" w:rsidP="006C1B08">
            <w:pPr>
              <w:jc w:val="both"/>
              <w:rPr>
                <w:noProof/>
                <w:lang w:val="en-US"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947701" w14:paraId="4469FF01" w14:textId="77777777" w:rsidTr="004150D9">
        <w:tc>
          <w:tcPr>
            <w:tcW w:w="3501" w:type="dxa"/>
          </w:tcPr>
          <w:p w14:paraId="42AA1843" w14:textId="77777777" w:rsidR="006C1B08" w:rsidRPr="00080F7E" w:rsidRDefault="006C1B08" w:rsidP="006C1B08">
            <w:pPr>
              <w:jc w:val="both"/>
              <w:rPr>
                <w:lang w:val="en-US"/>
              </w:rPr>
            </w:pPr>
            <w:r w:rsidRPr="00080F7E">
              <w:rPr>
                <w:lang w:val="en-US"/>
              </w:rPr>
              <w:lastRenderedPageBreak/>
              <w:t>fixed.breeding.best</w:t>
            </w:r>
          </w:p>
        </w:tc>
        <w:tc>
          <w:tcPr>
            <w:tcW w:w="2872" w:type="dxa"/>
          </w:tcPr>
          <w:p w14:paraId="1271A480" w14:textId="77777777" w:rsidR="006C1B08" w:rsidRDefault="006C1B08" w:rsidP="006C1B08">
            <w:pPr>
              <w:jc w:val="both"/>
              <w:rPr>
                <w:lang w:val="en-US"/>
              </w:rPr>
            </w:pPr>
            <w:r>
              <w:rPr>
                <w:lang w:val="en-US"/>
              </w:rPr>
              <w:t>NULL</w:t>
            </w:r>
          </w:p>
        </w:tc>
        <w:tc>
          <w:tcPr>
            <w:tcW w:w="2689"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Pr="009F218C" w:rsidRDefault="006C1B08" w:rsidP="006C1B08">
            <w:pPr>
              <w:jc w:val="both"/>
              <w:rPr>
                <w:noProof/>
                <w:lang w:val="en-US" w:eastAsia="de-DE"/>
              </w:rPr>
            </w:pPr>
            <w:r>
              <w:rPr>
                <w:noProof/>
                <w:lang w:val="en-US" w:eastAsia="de-DE"/>
              </w:rPr>
              <w:t>(sex1, nr1, sex2, nr2, sex.probability) chosen from the group of selected individuals</w:t>
            </w:r>
          </w:p>
        </w:tc>
      </w:tr>
      <w:tr w:rsidR="00DF2754" w:rsidRPr="00947701" w14:paraId="14AB3B73" w14:textId="77777777" w:rsidTr="004150D9">
        <w:tc>
          <w:tcPr>
            <w:tcW w:w="3501" w:type="dxa"/>
          </w:tcPr>
          <w:p w14:paraId="2C6F83B9" w14:textId="16C63DB8" w:rsidR="00DF2754" w:rsidRPr="00080F7E" w:rsidRDefault="00DF2754" w:rsidP="006C1B08">
            <w:pPr>
              <w:jc w:val="both"/>
              <w:rPr>
                <w:lang w:val="en-US"/>
              </w:rPr>
            </w:pPr>
            <w:r>
              <w:rPr>
                <w:lang w:val="en-US"/>
              </w:rPr>
              <w:t>fixed.breeding.id</w:t>
            </w:r>
          </w:p>
        </w:tc>
        <w:tc>
          <w:tcPr>
            <w:tcW w:w="2872" w:type="dxa"/>
          </w:tcPr>
          <w:p w14:paraId="4D1D2267" w14:textId="4B0BDB0A" w:rsidR="00DF2754" w:rsidRDefault="00DF2754" w:rsidP="006C1B08">
            <w:pPr>
              <w:jc w:val="both"/>
              <w:rPr>
                <w:lang w:val="en-US"/>
              </w:rPr>
            </w:pPr>
            <w:r>
              <w:rPr>
                <w:lang w:val="en-US"/>
              </w:rPr>
              <w:t>NULL</w:t>
            </w:r>
          </w:p>
        </w:tc>
        <w:tc>
          <w:tcPr>
            <w:tcW w:w="2689"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4150D9">
        <w:tc>
          <w:tcPr>
            <w:tcW w:w="3501" w:type="dxa"/>
          </w:tcPr>
          <w:p w14:paraId="3168B44A" w14:textId="77777777" w:rsidR="006C1B08" w:rsidRPr="00080F7E" w:rsidRDefault="006C1B08" w:rsidP="006C1B08">
            <w:pPr>
              <w:jc w:val="both"/>
              <w:rPr>
                <w:lang w:val="en-US"/>
              </w:rPr>
            </w:pPr>
            <w:r w:rsidRPr="00080F7E">
              <w:rPr>
                <w:lang w:val="en-US"/>
              </w:rPr>
              <w:t>fixed.assignment</w:t>
            </w:r>
          </w:p>
        </w:tc>
        <w:tc>
          <w:tcPr>
            <w:tcW w:w="2872" w:type="dxa"/>
          </w:tcPr>
          <w:p w14:paraId="18D93614" w14:textId="77777777" w:rsidR="006C1B08" w:rsidRDefault="006C1B08" w:rsidP="006C1B08">
            <w:pPr>
              <w:jc w:val="both"/>
              <w:rPr>
                <w:lang w:val="en-US"/>
              </w:rPr>
            </w:pPr>
            <w:r>
              <w:rPr>
                <w:lang w:val="en-US"/>
              </w:rPr>
              <w:t>FALSE</w:t>
            </w:r>
          </w:p>
        </w:tc>
        <w:tc>
          <w:tcPr>
            <w:tcW w:w="2689"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4150D9">
        <w:tc>
          <w:tcPr>
            <w:tcW w:w="3501" w:type="dxa"/>
          </w:tcPr>
          <w:p w14:paraId="582B4848" w14:textId="77777777" w:rsidR="006C1B08" w:rsidRPr="00080F7E" w:rsidRDefault="006C1B08" w:rsidP="006C1B08">
            <w:pPr>
              <w:jc w:val="both"/>
              <w:rPr>
                <w:lang w:val="en-US"/>
              </w:rPr>
            </w:pPr>
            <w:r w:rsidRPr="00080F7E">
              <w:rPr>
                <w:lang w:val="en-US"/>
              </w:rPr>
              <w:t>breeding.all.combination</w:t>
            </w:r>
          </w:p>
        </w:tc>
        <w:tc>
          <w:tcPr>
            <w:tcW w:w="2872" w:type="dxa"/>
          </w:tcPr>
          <w:p w14:paraId="0F80D2E4" w14:textId="77777777" w:rsidR="006C1B08" w:rsidRDefault="006C1B08" w:rsidP="006C1B08">
            <w:pPr>
              <w:jc w:val="both"/>
              <w:rPr>
                <w:lang w:val="en-US"/>
              </w:rPr>
            </w:pPr>
            <w:r>
              <w:rPr>
                <w:lang w:val="en-US"/>
              </w:rPr>
              <w:t>FALSE</w:t>
            </w:r>
          </w:p>
        </w:tc>
        <w:tc>
          <w:tcPr>
            <w:tcW w:w="2689" w:type="dxa"/>
          </w:tcPr>
          <w:p w14:paraId="5C273B69" w14:textId="77777777" w:rsidR="006C1B08" w:rsidRDefault="006C1B08" w:rsidP="006C1B08">
            <w:pPr>
              <w:jc w:val="both"/>
              <w:rPr>
                <w:noProof/>
                <w:lang w:eastAsia="de-DE"/>
              </w:rPr>
            </w:pPr>
            <w:r>
              <w:rPr>
                <w:noProof/>
                <w:lang w:eastAsia="de-DE"/>
              </w:rPr>
              <w:t>TRUE</w:t>
            </w:r>
          </w:p>
        </w:tc>
      </w:tr>
      <w:tr w:rsidR="006C1B08" w:rsidRPr="00947701" w14:paraId="4016325C" w14:textId="77777777" w:rsidTr="004150D9">
        <w:tc>
          <w:tcPr>
            <w:tcW w:w="3501" w:type="dxa"/>
          </w:tcPr>
          <w:p w14:paraId="09AA423D" w14:textId="77777777" w:rsidR="006C1B08" w:rsidRPr="00080F7E" w:rsidRDefault="006C1B08" w:rsidP="006C1B08">
            <w:pPr>
              <w:jc w:val="both"/>
              <w:rPr>
                <w:lang w:val="en-US"/>
              </w:rPr>
            </w:pPr>
            <w:r w:rsidRPr="00080F7E">
              <w:rPr>
                <w:lang w:val="en-US"/>
              </w:rPr>
              <w:t>repeat.mating</w:t>
            </w:r>
          </w:p>
        </w:tc>
        <w:tc>
          <w:tcPr>
            <w:tcW w:w="2872" w:type="dxa"/>
          </w:tcPr>
          <w:p w14:paraId="63BBD8D4" w14:textId="77777777" w:rsidR="006C1B08" w:rsidRDefault="006C1B08" w:rsidP="006C1B08">
            <w:pPr>
              <w:jc w:val="both"/>
              <w:rPr>
                <w:lang w:val="en-US"/>
              </w:rPr>
            </w:pPr>
            <w:r>
              <w:rPr>
                <w:lang w:val="en-US"/>
              </w:rPr>
              <w:t>1</w:t>
            </w:r>
          </w:p>
        </w:tc>
        <w:tc>
          <w:tcPr>
            <w:tcW w:w="2689" w:type="dxa"/>
          </w:tcPr>
          <w:p w14:paraId="387A1F79"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947701" w14:paraId="78F5FFFD" w14:textId="77777777" w:rsidTr="004150D9">
        <w:tc>
          <w:tcPr>
            <w:tcW w:w="3501" w:type="dxa"/>
          </w:tcPr>
          <w:p w14:paraId="2E96BF40" w14:textId="77777777" w:rsidR="006C1B08" w:rsidRPr="00080F7E" w:rsidRDefault="006C1B08" w:rsidP="006C1B08">
            <w:pPr>
              <w:jc w:val="both"/>
              <w:rPr>
                <w:lang w:val="en-US"/>
              </w:rPr>
            </w:pPr>
            <w:r w:rsidRPr="00080F7E">
              <w:rPr>
                <w:lang w:val="en-US"/>
              </w:rPr>
              <w:t>repeat.mating.fixed</w:t>
            </w:r>
          </w:p>
        </w:tc>
        <w:tc>
          <w:tcPr>
            <w:tcW w:w="2872" w:type="dxa"/>
          </w:tcPr>
          <w:p w14:paraId="6833CD32" w14:textId="77777777" w:rsidR="006C1B08" w:rsidRDefault="006C1B08" w:rsidP="006C1B08">
            <w:pPr>
              <w:jc w:val="both"/>
              <w:rPr>
                <w:lang w:val="en-US"/>
              </w:rPr>
            </w:pPr>
            <w:r>
              <w:rPr>
                <w:lang w:val="en-US"/>
              </w:rPr>
              <w:t>NULL</w:t>
            </w:r>
          </w:p>
        </w:tc>
        <w:tc>
          <w:tcPr>
            <w:tcW w:w="2689"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947701" w14:paraId="3DB36048" w14:textId="77777777" w:rsidTr="004150D9">
        <w:tc>
          <w:tcPr>
            <w:tcW w:w="3501" w:type="dxa"/>
          </w:tcPr>
          <w:p w14:paraId="106A8566" w14:textId="77777777" w:rsidR="006C1B08" w:rsidRPr="00080F7E" w:rsidRDefault="006C1B08" w:rsidP="006C1B08">
            <w:pPr>
              <w:jc w:val="both"/>
              <w:rPr>
                <w:lang w:val="en-US"/>
              </w:rPr>
            </w:pPr>
            <w:r w:rsidRPr="00080F7E">
              <w:rPr>
                <w:lang w:val="en-US"/>
              </w:rPr>
              <w:t>repeat.mating.copy</w:t>
            </w:r>
          </w:p>
        </w:tc>
        <w:tc>
          <w:tcPr>
            <w:tcW w:w="2872" w:type="dxa"/>
          </w:tcPr>
          <w:p w14:paraId="618C5087" w14:textId="77777777" w:rsidR="006C1B08" w:rsidRDefault="006C1B08" w:rsidP="006C1B08">
            <w:pPr>
              <w:jc w:val="both"/>
              <w:rPr>
                <w:lang w:val="en-US"/>
              </w:rPr>
            </w:pPr>
            <w:r>
              <w:rPr>
                <w:lang w:val="en-US"/>
              </w:rPr>
              <w:t>1</w:t>
            </w:r>
          </w:p>
        </w:tc>
        <w:tc>
          <w:tcPr>
            <w:tcW w:w="2689" w:type="dxa"/>
          </w:tcPr>
          <w:p w14:paraId="5EFA26E7"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4150D9">
        <w:tc>
          <w:tcPr>
            <w:tcW w:w="3501" w:type="dxa"/>
          </w:tcPr>
          <w:p w14:paraId="2581875E" w14:textId="77777777" w:rsidR="006C1B08" w:rsidRPr="00080F7E" w:rsidRDefault="006C1B08" w:rsidP="006C1B08">
            <w:pPr>
              <w:jc w:val="both"/>
              <w:rPr>
                <w:lang w:val="en-US"/>
              </w:rPr>
            </w:pPr>
            <w:r w:rsidRPr="00080F7E">
              <w:rPr>
                <w:lang w:val="en-US"/>
              </w:rPr>
              <w:t>repeat.mating.overwrite</w:t>
            </w:r>
          </w:p>
        </w:tc>
        <w:tc>
          <w:tcPr>
            <w:tcW w:w="2872" w:type="dxa"/>
          </w:tcPr>
          <w:p w14:paraId="7532F97C" w14:textId="77777777" w:rsidR="006C1B08" w:rsidRDefault="006C1B08" w:rsidP="006C1B08">
            <w:pPr>
              <w:jc w:val="both"/>
              <w:rPr>
                <w:lang w:val="en-US"/>
              </w:rPr>
            </w:pPr>
            <w:r>
              <w:rPr>
                <w:lang w:val="en-US"/>
              </w:rPr>
              <w:t>TRUE</w:t>
            </w:r>
          </w:p>
        </w:tc>
        <w:tc>
          <w:tcPr>
            <w:tcW w:w="2689"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4150D9">
        <w:tc>
          <w:tcPr>
            <w:tcW w:w="3501" w:type="dxa"/>
          </w:tcPr>
          <w:p w14:paraId="6CD8463A" w14:textId="77777777" w:rsidR="006C1B08" w:rsidRPr="00080F7E" w:rsidRDefault="006C1B08" w:rsidP="006C1B08">
            <w:pPr>
              <w:jc w:val="both"/>
              <w:rPr>
                <w:lang w:val="en-US"/>
              </w:rPr>
            </w:pPr>
            <w:r w:rsidRPr="00080F7E">
              <w:rPr>
                <w:lang w:val="en-US"/>
              </w:rPr>
              <w:t>repeat.mating.trait</w:t>
            </w:r>
          </w:p>
        </w:tc>
        <w:tc>
          <w:tcPr>
            <w:tcW w:w="2872" w:type="dxa"/>
          </w:tcPr>
          <w:p w14:paraId="400B02A6" w14:textId="77777777" w:rsidR="006C1B08" w:rsidRDefault="006C1B08" w:rsidP="006C1B08">
            <w:pPr>
              <w:jc w:val="both"/>
              <w:rPr>
                <w:lang w:val="en-US"/>
              </w:rPr>
            </w:pPr>
            <w:r>
              <w:rPr>
                <w:lang w:val="en-US"/>
              </w:rPr>
              <w:t>NULL</w:t>
            </w:r>
          </w:p>
        </w:tc>
        <w:tc>
          <w:tcPr>
            <w:tcW w:w="2689" w:type="dxa"/>
          </w:tcPr>
          <w:p w14:paraId="01718395" w14:textId="77777777" w:rsidR="006C1B08" w:rsidRDefault="006C1B08" w:rsidP="006C1B08">
            <w:pPr>
              <w:jc w:val="both"/>
              <w:rPr>
                <w:noProof/>
                <w:lang w:eastAsia="de-DE"/>
              </w:rPr>
            </w:pPr>
          </w:p>
        </w:tc>
      </w:tr>
      <w:tr w:rsidR="006C1B08" w:rsidRPr="0005434E" w14:paraId="61C19B09" w14:textId="77777777" w:rsidTr="004150D9">
        <w:tc>
          <w:tcPr>
            <w:tcW w:w="3501" w:type="dxa"/>
          </w:tcPr>
          <w:p w14:paraId="57EC4467" w14:textId="77777777" w:rsidR="006C1B08" w:rsidRPr="00080F7E" w:rsidRDefault="006C1B08" w:rsidP="006C1B08">
            <w:pPr>
              <w:jc w:val="both"/>
              <w:rPr>
                <w:lang w:val="en-US"/>
              </w:rPr>
            </w:pPr>
            <w:r w:rsidRPr="00080F7E">
              <w:rPr>
                <w:lang w:val="en-US"/>
              </w:rPr>
              <w:t>repeat.mating.max</w:t>
            </w:r>
          </w:p>
        </w:tc>
        <w:tc>
          <w:tcPr>
            <w:tcW w:w="2872" w:type="dxa"/>
          </w:tcPr>
          <w:p w14:paraId="1E08FDB5" w14:textId="77777777" w:rsidR="006C1B08" w:rsidRDefault="006C1B08" w:rsidP="006C1B08">
            <w:pPr>
              <w:jc w:val="both"/>
              <w:rPr>
                <w:lang w:val="en-US"/>
              </w:rPr>
            </w:pPr>
            <w:r>
              <w:rPr>
                <w:lang w:val="en-US"/>
              </w:rPr>
              <w:t>NULL (100)</w:t>
            </w:r>
          </w:p>
        </w:tc>
        <w:tc>
          <w:tcPr>
            <w:tcW w:w="2689" w:type="dxa"/>
          </w:tcPr>
          <w:p w14:paraId="59F9DDDF" w14:textId="77777777" w:rsidR="006C1B08" w:rsidRDefault="006C1B08" w:rsidP="006C1B08">
            <w:pPr>
              <w:jc w:val="both"/>
              <w:rPr>
                <w:noProof/>
                <w:lang w:eastAsia="de-DE"/>
              </w:rPr>
            </w:pPr>
          </w:p>
        </w:tc>
      </w:tr>
      <w:tr w:rsidR="006C1B08" w:rsidRPr="0005434E" w14:paraId="763FE49D" w14:textId="77777777" w:rsidTr="004150D9">
        <w:tc>
          <w:tcPr>
            <w:tcW w:w="3501" w:type="dxa"/>
          </w:tcPr>
          <w:p w14:paraId="5B659F1B" w14:textId="77777777" w:rsidR="006C1B08" w:rsidRPr="00080F7E" w:rsidRDefault="006C1B08" w:rsidP="006C1B08">
            <w:pPr>
              <w:jc w:val="both"/>
              <w:rPr>
                <w:lang w:val="en-US"/>
              </w:rPr>
            </w:pPr>
            <w:r w:rsidRPr="00080F7E">
              <w:rPr>
                <w:lang w:val="en-US"/>
              </w:rPr>
              <w:t>repeat.mating.s</w:t>
            </w:r>
          </w:p>
        </w:tc>
        <w:tc>
          <w:tcPr>
            <w:tcW w:w="2872" w:type="dxa"/>
          </w:tcPr>
          <w:p w14:paraId="6495ABCB" w14:textId="77777777" w:rsidR="006C1B08" w:rsidRDefault="006C1B08" w:rsidP="006C1B08">
            <w:pPr>
              <w:jc w:val="both"/>
              <w:rPr>
                <w:lang w:val="en-US"/>
              </w:rPr>
            </w:pPr>
            <w:r>
              <w:rPr>
                <w:lang w:val="en-US"/>
              </w:rPr>
              <w:t>NULL</w:t>
            </w:r>
          </w:p>
        </w:tc>
        <w:tc>
          <w:tcPr>
            <w:tcW w:w="2689" w:type="dxa"/>
          </w:tcPr>
          <w:p w14:paraId="5CEC748B" w14:textId="77777777" w:rsidR="006C1B08" w:rsidRDefault="006C1B08" w:rsidP="006C1B08">
            <w:pPr>
              <w:jc w:val="both"/>
              <w:rPr>
                <w:noProof/>
                <w:lang w:eastAsia="de-DE"/>
              </w:rPr>
            </w:pPr>
          </w:p>
        </w:tc>
      </w:tr>
      <w:tr w:rsidR="006C1B08" w:rsidRPr="0005434E" w14:paraId="0BA9BABB" w14:textId="77777777" w:rsidTr="004150D9">
        <w:tc>
          <w:tcPr>
            <w:tcW w:w="3501" w:type="dxa"/>
          </w:tcPr>
          <w:p w14:paraId="0C325F5D" w14:textId="77777777" w:rsidR="006C1B08" w:rsidRPr="00080F7E" w:rsidRDefault="006C1B08" w:rsidP="006C1B08">
            <w:pPr>
              <w:jc w:val="both"/>
              <w:rPr>
                <w:lang w:val="en-US"/>
              </w:rPr>
            </w:pPr>
            <w:r w:rsidRPr="00080F7E">
              <w:rPr>
                <w:lang w:val="en-US"/>
              </w:rPr>
              <w:t>same.sex.active</w:t>
            </w:r>
          </w:p>
        </w:tc>
        <w:tc>
          <w:tcPr>
            <w:tcW w:w="2872" w:type="dxa"/>
          </w:tcPr>
          <w:p w14:paraId="03811DDF" w14:textId="77777777" w:rsidR="006C1B08" w:rsidRDefault="006C1B08" w:rsidP="006C1B08">
            <w:pPr>
              <w:jc w:val="both"/>
              <w:rPr>
                <w:lang w:val="en-US"/>
              </w:rPr>
            </w:pPr>
            <w:r>
              <w:rPr>
                <w:lang w:val="en-US"/>
              </w:rPr>
              <w:t>FALSE</w:t>
            </w:r>
          </w:p>
        </w:tc>
        <w:tc>
          <w:tcPr>
            <w:tcW w:w="2689"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4150D9">
        <w:tc>
          <w:tcPr>
            <w:tcW w:w="3501" w:type="dxa"/>
          </w:tcPr>
          <w:p w14:paraId="096D3C34" w14:textId="77777777" w:rsidR="006C1B08" w:rsidRPr="00080F7E" w:rsidRDefault="006C1B08" w:rsidP="006C1B08">
            <w:pPr>
              <w:jc w:val="both"/>
              <w:rPr>
                <w:lang w:val="en-US"/>
              </w:rPr>
            </w:pPr>
            <w:r w:rsidRPr="00080F7E">
              <w:rPr>
                <w:lang w:val="en-US"/>
              </w:rPr>
              <w:t>same.sex.sex</w:t>
            </w:r>
          </w:p>
        </w:tc>
        <w:tc>
          <w:tcPr>
            <w:tcW w:w="2872" w:type="dxa"/>
          </w:tcPr>
          <w:p w14:paraId="3EAB4712" w14:textId="77777777" w:rsidR="006C1B08" w:rsidRDefault="006C1B08" w:rsidP="006C1B08">
            <w:pPr>
              <w:jc w:val="both"/>
              <w:rPr>
                <w:lang w:val="en-US"/>
              </w:rPr>
            </w:pPr>
            <w:r>
              <w:rPr>
                <w:lang w:val="en-US"/>
              </w:rPr>
              <w:t>0.5</w:t>
            </w:r>
          </w:p>
        </w:tc>
        <w:tc>
          <w:tcPr>
            <w:tcW w:w="2689"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4150D9">
        <w:tc>
          <w:tcPr>
            <w:tcW w:w="3501" w:type="dxa"/>
          </w:tcPr>
          <w:p w14:paraId="03FB5685" w14:textId="77777777" w:rsidR="006C1B08" w:rsidRDefault="006C1B08" w:rsidP="006C1B08">
            <w:pPr>
              <w:jc w:val="both"/>
              <w:rPr>
                <w:lang w:val="en-US"/>
              </w:rPr>
            </w:pPr>
            <w:r>
              <w:rPr>
                <w:lang w:val="en-US"/>
              </w:rPr>
              <w:t>same.sex.selfing</w:t>
            </w:r>
          </w:p>
        </w:tc>
        <w:tc>
          <w:tcPr>
            <w:tcW w:w="2872" w:type="dxa"/>
          </w:tcPr>
          <w:p w14:paraId="5C32D334" w14:textId="77777777" w:rsidR="006C1B08" w:rsidRDefault="006C1B08" w:rsidP="006C1B08">
            <w:pPr>
              <w:jc w:val="both"/>
              <w:rPr>
                <w:lang w:val="en-US"/>
              </w:rPr>
            </w:pPr>
            <w:r>
              <w:rPr>
                <w:lang w:val="en-US"/>
              </w:rPr>
              <w:t>TRUE</w:t>
            </w:r>
          </w:p>
        </w:tc>
        <w:tc>
          <w:tcPr>
            <w:tcW w:w="2689"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4150D9">
        <w:tc>
          <w:tcPr>
            <w:tcW w:w="3501" w:type="dxa"/>
          </w:tcPr>
          <w:p w14:paraId="303E9080" w14:textId="77777777" w:rsidR="006C1B08" w:rsidRDefault="006C1B08" w:rsidP="006C1B08">
            <w:pPr>
              <w:jc w:val="both"/>
              <w:rPr>
                <w:lang w:val="en-US"/>
              </w:rPr>
            </w:pPr>
            <w:r>
              <w:rPr>
                <w:lang w:val="en-US"/>
              </w:rPr>
              <w:t>selfing.mating</w:t>
            </w:r>
          </w:p>
        </w:tc>
        <w:tc>
          <w:tcPr>
            <w:tcW w:w="2872" w:type="dxa"/>
          </w:tcPr>
          <w:p w14:paraId="6B3A5A6F" w14:textId="77777777" w:rsidR="006C1B08" w:rsidRDefault="006C1B08" w:rsidP="006C1B08">
            <w:pPr>
              <w:jc w:val="both"/>
              <w:rPr>
                <w:lang w:val="en-US"/>
              </w:rPr>
            </w:pPr>
            <w:r>
              <w:rPr>
                <w:lang w:val="en-US"/>
              </w:rPr>
              <w:t>FALSE</w:t>
            </w:r>
          </w:p>
        </w:tc>
        <w:tc>
          <w:tcPr>
            <w:tcW w:w="2689"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4150D9">
        <w:tc>
          <w:tcPr>
            <w:tcW w:w="3501" w:type="dxa"/>
          </w:tcPr>
          <w:p w14:paraId="436872B8" w14:textId="77777777" w:rsidR="006C1B08" w:rsidRDefault="006C1B08" w:rsidP="006C1B08">
            <w:pPr>
              <w:jc w:val="both"/>
              <w:rPr>
                <w:lang w:val="en-US"/>
              </w:rPr>
            </w:pPr>
            <w:r>
              <w:rPr>
                <w:lang w:val="en-US"/>
              </w:rPr>
              <w:t>selfing.sex</w:t>
            </w:r>
          </w:p>
        </w:tc>
        <w:tc>
          <w:tcPr>
            <w:tcW w:w="2872" w:type="dxa"/>
          </w:tcPr>
          <w:p w14:paraId="1905D0D7" w14:textId="77777777" w:rsidR="006C1B08" w:rsidRDefault="006C1B08" w:rsidP="006C1B08">
            <w:pPr>
              <w:jc w:val="both"/>
              <w:rPr>
                <w:lang w:val="en-US"/>
              </w:rPr>
            </w:pPr>
            <w:r>
              <w:rPr>
                <w:lang w:val="en-US"/>
              </w:rPr>
              <w:t>0.5</w:t>
            </w:r>
          </w:p>
        </w:tc>
        <w:tc>
          <w:tcPr>
            <w:tcW w:w="2689"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4150D9">
        <w:tc>
          <w:tcPr>
            <w:tcW w:w="3501" w:type="dxa"/>
          </w:tcPr>
          <w:p w14:paraId="07FFB535" w14:textId="77777777" w:rsidR="006C1B08" w:rsidRDefault="006C1B08" w:rsidP="006C1B08">
            <w:pPr>
              <w:jc w:val="both"/>
              <w:rPr>
                <w:lang w:val="en-US"/>
              </w:rPr>
            </w:pPr>
            <w:r>
              <w:rPr>
                <w:lang w:val="en-US"/>
              </w:rPr>
              <w:t>dh.mating</w:t>
            </w:r>
          </w:p>
        </w:tc>
        <w:tc>
          <w:tcPr>
            <w:tcW w:w="2872" w:type="dxa"/>
          </w:tcPr>
          <w:p w14:paraId="77D75DC9" w14:textId="77777777" w:rsidR="006C1B08" w:rsidRDefault="006C1B08" w:rsidP="006C1B08">
            <w:pPr>
              <w:jc w:val="both"/>
              <w:rPr>
                <w:lang w:val="en-US"/>
              </w:rPr>
            </w:pPr>
            <w:r>
              <w:rPr>
                <w:lang w:val="en-US"/>
              </w:rPr>
              <w:t>FALSE</w:t>
            </w:r>
          </w:p>
        </w:tc>
        <w:tc>
          <w:tcPr>
            <w:tcW w:w="2689"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4150D9">
        <w:tc>
          <w:tcPr>
            <w:tcW w:w="3501" w:type="dxa"/>
          </w:tcPr>
          <w:p w14:paraId="34641AC3" w14:textId="77777777" w:rsidR="006C1B08" w:rsidRDefault="006C1B08" w:rsidP="006C1B08">
            <w:pPr>
              <w:jc w:val="both"/>
              <w:rPr>
                <w:lang w:val="en-US"/>
              </w:rPr>
            </w:pPr>
            <w:r>
              <w:rPr>
                <w:lang w:val="en-US"/>
              </w:rPr>
              <w:t>dh.sex</w:t>
            </w:r>
          </w:p>
        </w:tc>
        <w:tc>
          <w:tcPr>
            <w:tcW w:w="2872" w:type="dxa"/>
          </w:tcPr>
          <w:p w14:paraId="7F636C40" w14:textId="77777777" w:rsidR="006C1B08" w:rsidRDefault="006C1B08" w:rsidP="006C1B08">
            <w:pPr>
              <w:jc w:val="both"/>
              <w:rPr>
                <w:lang w:val="en-US"/>
              </w:rPr>
            </w:pPr>
            <w:r>
              <w:rPr>
                <w:lang w:val="en-US"/>
              </w:rPr>
              <w:t>0.5</w:t>
            </w:r>
          </w:p>
        </w:tc>
        <w:tc>
          <w:tcPr>
            <w:tcW w:w="2689"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4150D9">
        <w:tc>
          <w:tcPr>
            <w:tcW w:w="3501" w:type="dxa"/>
          </w:tcPr>
          <w:p w14:paraId="6302A0E5" w14:textId="77777777" w:rsidR="006C1B08" w:rsidRDefault="006C1B08" w:rsidP="006C1B08">
            <w:pPr>
              <w:jc w:val="both"/>
              <w:rPr>
                <w:lang w:val="en-US"/>
              </w:rPr>
            </w:pPr>
            <w:r>
              <w:rPr>
                <w:lang w:val="en-US"/>
              </w:rPr>
              <w:t>combine</w:t>
            </w:r>
          </w:p>
        </w:tc>
        <w:tc>
          <w:tcPr>
            <w:tcW w:w="2872" w:type="dxa"/>
          </w:tcPr>
          <w:p w14:paraId="76E36075" w14:textId="77777777" w:rsidR="006C1B08" w:rsidRDefault="006C1B08" w:rsidP="006C1B08">
            <w:pPr>
              <w:jc w:val="both"/>
              <w:rPr>
                <w:lang w:val="en-US"/>
              </w:rPr>
            </w:pPr>
            <w:r>
              <w:rPr>
                <w:lang w:val="en-US"/>
              </w:rPr>
              <w:t>FALSE</w:t>
            </w:r>
          </w:p>
        </w:tc>
        <w:tc>
          <w:tcPr>
            <w:tcW w:w="2689"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4150D9">
        <w:tc>
          <w:tcPr>
            <w:tcW w:w="3501" w:type="dxa"/>
          </w:tcPr>
          <w:p w14:paraId="22158CC0" w14:textId="77777777" w:rsidR="006C1B08" w:rsidRDefault="006C1B08" w:rsidP="006C1B08">
            <w:pPr>
              <w:jc w:val="both"/>
              <w:rPr>
                <w:lang w:val="en-US"/>
              </w:rPr>
            </w:pPr>
            <w:r>
              <w:rPr>
                <w:lang w:val="en-US"/>
              </w:rPr>
              <w:t>copy.individual</w:t>
            </w:r>
          </w:p>
        </w:tc>
        <w:tc>
          <w:tcPr>
            <w:tcW w:w="2872" w:type="dxa"/>
          </w:tcPr>
          <w:p w14:paraId="2FC563C3" w14:textId="77777777" w:rsidR="006C1B08" w:rsidRDefault="006C1B08" w:rsidP="006C1B08">
            <w:pPr>
              <w:jc w:val="both"/>
              <w:rPr>
                <w:lang w:val="en-US"/>
              </w:rPr>
            </w:pPr>
            <w:r>
              <w:rPr>
                <w:lang w:val="en-US"/>
              </w:rPr>
              <w:t>FALSE</w:t>
            </w:r>
          </w:p>
        </w:tc>
        <w:tc>
          <w:tcPr>
            <w:tcW w:w="2689"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4150D9">
        <w:tc>
          <w:tcPr>
            <w:tcW w:w="3501" w:type="dxa"/>
          </w:tcPr>
          <w:p w14:paraId="663FFD11" w14:textId="77777777" w:rsidR="006C1B08" w:rsidRDefault="006C1B08" w:rsidP="006C1B08">
            <w:pPr>
              <w:jc w:val="both"/>
              <w:rPr>
                <w:lang w:val="en-US"/>
              </w:rPr>
            </w:pPr>
            <w:r>
              <w:rPr>
                <w:lang w:val="en-US"/>
              </w:rPr>
              <w:t>copy.individual.m/f</w:t>
            </w:r>
          </w:p>
        </w:tc>
        <w:tc>
          <w:tcPr>
            <w:tcW w:w="2872" w:type="dxa"/>
          </w:tcPr>
          <w:p w14:paraId="3FDC6EA3" w14:textId="77777777" w:rsidR="006C1B08" w:rsidRDefault="006C1B08" w:rsidP="006C1B08">
            <w:pPr>
              <w:jc w:val="both"/>
              <w:rPr>
                <w:lang w:val="en-US"/>
              </w:rPr>
            </w:pPr>
            <w:r>
              <w:rPr>
                <w:lang w:val="en-US"/>
              </w:rPr>
              <w:t>FALSE</w:t>
            </w:r>
          </w:p>
        </w:tc>
        <w:tc>
          <w:tcPr>
            <w:tcW w:w="2689"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4150D9">
        <w:tc>
          <w:tcPr>
            <w:tcW w:w="3501" w:type="dxa"/>
          </w:tcPr>
          <w:p w14:paraId="734E1C3E" w14:textId="77777777" w:rsidR="006C1B08" w:rsidRDefault="006C1B08" w:rsidP="006C1B08">
            <w:pPr>
              <w:jc w:val="both"/>
              <w:rPr>
                <w:lang w:val="en-US"/>
              </w:rPr>
            </w:pPr>
            <w:r>
              <w:rPr>
                <w:lang w:val="en-US"/>
              </w:rPr>
              <w:t>copy.individual.keep.bve</w:t>
            </w:r>
          </w:p>
        </w:tc>
        <w:tc>
          <w:tcPr>
            <w:tcW w:w="2872" w:type="dxa"/>
          </w:tcPr>
          <w:p w14:paraId="169E72D5" w14:textId="77777777" w:rsidR="006C1B08" w:rsidRDefault="006C1B08" w:rsidP="006C1B08">
            <w:pPr>
              <w:jc w:val="both"/>
              <w:rPr>
                <w:lang w:val="en-US"/>
              </w:rPr>
            </w:pPr>
            <w:r>
              <w:rPr>
                <w:lang w:val="en-US"/>
              </w:rPr>
              <w:t>TRUE</w:t>
            </w:r>
          </w:p>
        </w:tc>
        <w:tc>
          <w:tcPr>
            <w:tcW w:w="2689"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4150D9">
        <w:tc>
          <w:tcPr>
            <w:tcW w:w="3501" w:type="dxa"/>
          </w:tcPr>
          <w:p w14:paraId="6A1AFC94" w14:textId="77777777" w:rsidR="006C1B08" w:rsidRDefault="006C1B08" w:rsidP="006C1B08">
            <w:pPr>
              <w:jc w:val="both"/>
              <w:rPr>
                <w:lang w:val="en-US"/>
              </w:rPr>
            </w:pPr>
            <w:r>
              <w:rPr>
                <w:lang w:val="en-US"/>
              </w:rPr>
              <w:t>added.genotyped</w:t>
            </w:r>
          </w:p>
        </w:tc>
        <w:tc>
          <w:tcPr>
            <w:tcW w:w="2872" w:type="dxa"/>
          </w:tcPr>
          <w:p w14:paraId="2858A391" w14:textId="77777777" w:rsidR="006C1B08" w:rsidRDefault="006C1B08" w:rsidP="006C1B08">
            <w:pPr>
              <w:jc w:val="both"/>
              <w:rPr>
                <w:lang w:val="en-US"/>
              </w:rPr>
            </w:pPr>
            <w:r>
              <w:rPr>
                <w:lang w:val="en-US"/>
              </w:rPr>
              <w:t>0</w:t>
            </w:r>
          </w:p>
        </w:tc>
        <w:tc>
          <w:tcPr>
            <w:tcW w:w="2689"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4150D9">
        <w:tc>
          <w:tcPr>
            <w:tcW w:w="3501" w:type="dxa"/>
          </w:tcPr>
          <w:p w14:paraId="7E78F0F7" w14:textId="77777777" w:rsidR="006C1B08" w:rsidRDefault="006C1B08" w:rsidP="006C1B08">
            <w:pPr>
              <w:jc w:val="both"/>
              <w:rPr>
                <w:lang w:val="en-US"/>
              </w:rPr>
            </w:pPr>
            <w:r>
              <w:rPr>
                <w:lang w:val="en-US"/>
              </w:rPr>
              <w:t>bv.ignore.traits</w:t>
            </w:r>
          </w:p>
        </w:tc>
        <w:tc>
          <w:tcPr>
            <w:tcW w:w="2872" w:type="dxa"/>
          </w:tcPr>
          <w:p w14:paraId="00C11E95" w14:textId="77777777" w:rsidR="006C1B08" w:rsidRDefault="006C1B08" w:rsidP="006C1B08">
            <w:pPr>
              <w:jc w:val="both"/>
              <w:rPr>
                <w:lang w:val="en-US"/>
              </w:rPr>
            </w:pPr>
            <w:r>
              <w:rPr>
                <w:lang w:val="en-US"/>
              </w:rPr>
              <w:t>NULL</w:t>
            </w:r>
          </w:p>
        </w:tc>
        <w:tc>
          <w:tcPr>
            <w:tcW w:w="2689"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4150D9">
        <w:tc>
          <w:tcPr>
            <w:tcW w:w="3501" w:type="dxa"/>
          </w:tcPr>
          <w:p w14:paraId="7D1A8CC2" w14:textId="77777777" w:rsidR="006C1B08" w:rsidRPr="004B3755" w:rsidRDefault="006C1B08" w:rsidP="006C1B08">
            <w:pPr>
              <w:jc w:val="both"/>
              <w:rPr>
                <w:lang w:val="en-US"/>
              </w:rPr>
            </w:pPr>
            <w:r w:rsidRPr="004B3755">
              <w:rPr>
                <w:lang w:val="en-US"/>
              </w:rPr>
              <w:t>generation.cores</w:t>
            </w:r>
          </w:p>
        </w:tc>
        <w:tc>
          <w:tcPr>
            <w:tcW w:w="2872" w:type="dxa"/>
          </w:tcPr>
          <w:p w14:paraId="7E96F63E" w14:textId="77777777" w:rsidR="006C1B08" w:rsidRDefault="006C1B08" w:rsidP="006C1B08">
            <w:pPr>
              <w:jc w:val="both"/>
              <w:rPr>
                <w:lang w:val="en-US"/>
              </w:rPr>
            </w:pPr>
            <w:r>
              <w:rPr>
                <w:lang w:val="en-US"/>
              </w:rPr>
              <w:t>NULL (resulting in 1)</w:t>
            </w:r>
          </w:p>
        </w:tc>
        <w:tc>
          <w:tcPr>
            <w:tcW w:w="2689"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C9738A" w:rsidRPr="0005434E" w14:paraId="68346BC0" w14:textId="77777777" w:rsidTr="004150D9">
        <w:tc>
          <w:tcPr>
            <w:tcW w:w="3501" w:type="dxa"/>
          </w:tcPr>
          <w:p w14:paraId="0998C452" w14:textId="6F7D41CF" w:rsidR="00C9738A" w:rsidRPr="004B3755" w:rsidRDefault="00C9738A" w:rsidP="006C1B08">
            <w:pPr>
              <w:jc w:val="both"/>
              <w:rPr>
                <w:lang w:val="en-US"/>
              </w:rPr>
            </w:pPr>
            <w:r w:rsidRPr="004B3755">
              <w:rPr>
                <w:lang w:val="en-US"/>
              </w:rPr>
              <w:lastRenderedPageBreak/>
              <w:t>pedigree.error</w:t>
            </w:r>
          </w:p>
        </w:tc>
        <w:tc>
          <w:tcPr>
            <w:tcW w:w="2872" w:type="dxa"/>
          </w:tcPr>
          <w:p w14:paraId="44B037C9" w14:textId="6BF6FC42" w:rsidR="00C9738A" w:rsidRDefault="004B3755" w:rsidP="006C1B08">
            <w:pPr>
              <w:jc w:val="both"/>
              <w:rPr>
                <w:lang w:val="en-US"/>
              </w:rPr>
            </w:pPr>
            <w:r>
              <w:rPr>
                <w:lang w:val="en-US"/>
              </w:rPr>
              <w:t>0</w:t>
            </w:r>
          </w:p>
        </w:tc>
        <w:tc>
          <w:tcPr>
            <w:tcW w:w="2689" w:type="dxa"/>
          </w:tcPr>
          <w:p w14:paraId="3758E420" w14:textId="28B1E94F" w:rsidR="00C9738A" w:rsidRDefault="004B3755" w:rsidP="006C1B08">
            <w:pPr>
              <w:jc w:val="both"/>
              <w:rPr>
                <w:noProof/>
                <w:lang w:val="en-US" w:eastAsia="de-DE"/>
              </w:rPr>
            </w:pPr>
            <w:r>
              <w:rPr>
                <w:noProof/>
                <w:lang w:val="en-US" w:eastAsia="de-DE"/>
              </w:rPr>
              <w:t>numeric value between 0 and 1</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4150D9">
        <w:tc>
          <w:tcPr>
            <w:tcW w:w="3501" w:type="dxa"/>
          </w:tcPr>
          <w:p w14:paraId="6400A607" w14:textId="77777777" w:rsidR="006C1B08" w:rsidRDefault="006C1B08" w:rsidP="006C1B08">
            <w:pPr>
              <w:jc w:val="both"/>
              <w:rPr>
                <w:lang w:val="en-US"/>
              </w:rPr>
            </w:pPr>
            <w:r>
              <w:rPr>
                <w:lang w:val="en-US"/>
              </w:rPr>
              <w:t>genotyped.gen</w:t>
            </w:r>
          </w:p>
        </w:tc>
        <w:tc>
          <w:tcPr>
            <w:tcW w:w="2872" w:type="dxa"/>
          </w:tcPr>
          <w:p w14:paraId="07EE4C5D" w14:textId="77777777" w:rsidR="006C1B08" w:rsidRDefault="006C1B08" w:rsidP="006C1B08">
            <w:pPr>
              <w:jc w:val="both"/>
              <w:rPr>
                <w:lang w:val="en-US"/>
              </w:rPr>
            </w:pPr>
            <w:r>
              <w:rPr>
                <w:lang w:val="en-US"/>
              </w:rPr>
              <w:t>NULL</w:t>
            </w:r>
          </w:p>
        </w:tc>
        <w:tc>
          <w:tcPr>
            <w:tcW w:w="2689"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4150D9">
        <w:tc>
          <w:tcPr>
            <w:tcW w:w="3501" w:type="dxa"/>
          </w:tcPr>
          <w:p w14:paraId="7AEB1265" w14:textId="77777777" w:rsidR="006C1B08" w:rsidRDefault="006C1B08" w:rsidP="006C1B08">
            <w:pPr>
              <w:jc w:val="both"/>
              <w:rPr>
                <w:lang w:val="en-US"/>
              </w:rPr>
            </w:pPr>
            <w:r>
              <w:rPr>
                <w:lang w:val="en-US"/>
              </w:rPr>
              <w:t>genotyped.database</w:t>
            </w:r>
          </w:p>
        </w:tc>
        <w:tc>
          <w:tcPr>
            <w:tcW w:w="2872" w:type="dxa"/>
          </w:tcPr>
          <w:p w14:paraId="272DB6C9" w14:textId="77777777" w:rsidR="006C1B08" w:rsidRDefault="006C1B08" w:rsidP="006C1B08">
            <w:pPr>
              <w:jc w:val="both"/>
              <w:rPr>
                <w:lang w:val="en-US"/>
              </w:rPr>
            </w:pPr>
            <w:r>
              <w:rPr>
                <w:lang w:val="en-US"/>
              </w:rPr>
              <w:t>NULL</w:t>
            </w:r>
          </w:p>
        </w:tc>
        <w:tc>
          <w:tcPr>
            <w:tcW w:w="2689"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4150D9">
        <w:tc>
          <w:tcPr>
            <w:tcW w:w="3501" w:type="dxa"/>
          </w:tcPr>
          <w:p w14:paraId="278348BB" w14:textId="77777777" w:rsidR="006C1B08" w:rsidRDefault="006C1B08" w:rsidP="006C1B08">
            <w:pPr>
              <w:jc w:val="both"/>
              <w:rPr>
                <w:lang w:val="en-US"/>
              </w:rPr>
            </w:pPr>
            <w:r>
              <w:rPr>
                <w:lang w:val="en-US"/>
              </w:rPr>
              <w:t>genotyped.cohorts</w:t>
            </w:r>
          </w:p>
        </w:tc>
        <w:tc>
          <w:tcPr>
            <w:tcW w:w="2872" w:type="dxa"/>
          </w:tcPr>
          <w:p w14:paraId="7289F590" w14:textId="77777777" w:rsidR="006C1B08" w:rsidRDefault="006C1B08" w:rsidP="006C1B08">
            <w:pPr>
              <w:jc w:val="both"/>
              <w:rPr>
                <w:lang w:val="en-US"/>
              </w:rPr>
            </w:pPr>
            <w:r>
              <w:rPr>
                <w:lang w:val="en-US"/>
              </w:rPr>
              <w:t>NULL</w:t>
            </w:r>
          </w:p>
        </w:tc>
        <w:tc>
          <w:tcPr>
            <w:tcW w:w="2689"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4150D9">
        <w:tc>
          <w:tcPr>
            <w:tcW w:w="3501" w:type="dxa"/>
          </w:tcPr>
          <w:p w14:paraId="77B6D110" w14:textId="77777777" w:rsidR="006C1B08" w:rsidRDefault="006C1B08" w:rsidP="006C1B08">
            <w:pPr>
              <w:jc w:val="both"/>
              <w:rPr>
                <w:lang w:val="en-US"/>
              </w:rPr>
            </w:pPr>
            <w:r>
              <w:rPr>
                <w:lang w:val="en-US"/>
              </w:rPr>
              <w:t>genotyped.share</w:t>
            </w:r>
          </w:p>
        </w:tc>
        <w:tc>
          <w:tcPr>
            <w:tcW w:w="2872" w:type="dxa"/>
          </w:tcPr>
          <w:p w14:paraId="3B7F4C92" w14:textId="77777777" w:rsidR="006C1B08" w:rsidRDefault="006C1B08" w:rsidP="006C1B08">
            <w:pPr>
              <w:jc w:val="both"/>
              <w:rPr>
                <w:lang w:val="en-US"/>
              </w:rPr>
            </w:pPr>
            <w:r>
              <w:rPr>
                <w:lang w:val="en-US"/>
              </w:rPr>
              <w:t>1</w:t>
            </w:r>
          </w:p>
        </w:tc>
        <w:tc>
          <w:tcPr>
            <w:tcW w:w="2689" w:type="dxa"/>
          </w:tcPr>
          <w:p w14:paraId="1DA95D53" w14:textId="77777777" w:rsidR="006C1B08" w:rsidRDefault="006C1B08" w:rsidP="006C1B08">
            <w:pPr>
              <w:jc w:val="both"/>
              <w:rPr>
                <w:noProof/>
                <w:lang w:val="en-US" w:eastAsia="de-DE"/>
              </w:rPr>
            </w:pPr>
            <w:r>
              <w:rPr>
                <w:noProof/>
                <w:lang w:eastAsia="de-DE"/>
              </w:rPr>
              <w:t>Numeric value 0-1</w:t>
            </w:r>
          </w:p>
        </w:tc>
      </w:tr>
      <w:tr w:rsidR="00F77352" w:rsidRPr="0005434E" w14:paraId="61CBD120" w14:textId="77777777" w:rsidTr="004150D9">
        <w:tc>
          <w:tcPr>
            <w:tcW w:w="3501" w:type="dxa"/>
          </w:tcPr>
          <w:p w14:paraId="510E55E4" w14:textId="5FB14BB0" w:rsidR="00F77352" w:rsidRDefault="00BC473D" w:rsidP="006C1B08">
            <w:pPr>
              <w:jc w:val="both"/>
              <w:rPr>
                <w:lang w:val="en-US"/>
              </w:rPr>
            </w:pPr>
            <w:r>
              <w:rPr>
                <w:lang w:val="en-US"/>
              </w:rPr>
              <w:t>genotyped.selected</w:t>
            </w:r>
          </w:p>
        </w:tc>
        <w:tc>
          <w:tcPr>
            <w:tcW w:w="2872" w:type="dxa"/>
          </w:tcPr>
          <w:p w14:paraId="2E01F361" w14:textId="7E922087" w:rsidR="00F77352" w:rsidRDefault="00BC473D" w:rsidP="006C1B08">
            <w:pPr>
              <w:jc w:val="both"/>
              <w:rPr>
                <w:lang w:val="en-US"/>
              </w:rPr>
            </w:pPr>
            <w:r>
              <w:rPr>
                <w:lang w:val="en-US"/>
              </w:rPr>
              <w:t>FALSE</w:t>
            </w:r>
          </w:p>
        </w:tc>
        <w:tc>
          <w:tcPr>
            <w:tcW w:w="2689" w:type="dxa"/>
          </w:tcPr>
          <w:p w14:paraId="1BE2AB21" w14:textId="5D9510AB" w:rsidR="00F77352" w:rsidRDefault="00BC473D" w:rsidP="006C1B08">
            <w:pPr>
              <w:jc w:val="both"/>
              <w:rPr>
                <w:noProof/>
                <w:lang w:eastAsia="de-DE"/>
              </w:rPr>
            </w:pPr>
            <w:r>
              <w:rPr>
                <w:noProof/>
                <w:lang w:eastAsia="de-DE"/>
              </w:rPr>
              <w:t>TRUE</w:t>
            </w:r>
          </w:p>
        </w:tc>
      </w:tr>
      <w:tr w:rsidR="006C1B08" w:rsidRPr="0005434E" w14:paraId="2F371956" w14:textId="77777777" w:rsidTr="004150D9">
        <w:tc>
          <w:tcPr>
            <w:tcW w:w="3501" w:type="dxa"/>
          </w:tcPr>
          <w:p w14:paraId="67747321" w14:textId="77777777" w:rsidR="006C1B08" w:rsidRDefault="006C1B08" w:rsidP="006C1B08">
            <w:pPr>
              <w:jc w:val="both"/>
              <w:rPr>
                <w:lang w:val="en-US"/>
              </w:rPr>
            </w:pPr>
            <w:r>
              <w:rPr>
                <w:lang w:val="en-US"/>
              </w:rPr>
              <w:t>genotyped.array</w:t>
            </w:r>
          </w:p>
        </w:tc>
        <w:tc>
          <w:tcPr>
            <w:tcW w:w="2872" w:type="dxa"/>
          </w:tcPr>
          <w:p w14:paraId="7971A76E" w14:textId="77777777" w:rsidR="006C1B08" w:rsidRDefault="006C1B08" w:rsidP="006C1B08">
            <w:pPr>
              <w:jc w:val="both"/>
              <w:rPr>
                <w:lang w:val="en-US"/>
              </w:rPr>
            </w:pPr>
            <w:r>
              <w:rPr>
                <w:lang w:val="en-US"/>
              </w:rPr>
              <w:t>1</w:t>
            </w:r>
          </w:p>
        </w:tc>
        <w:tc>
          <w:tcPr>
            <w:tcW w:w="2689"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4150D9">
        <w:tc>
          <w:tcPr>
            <w:tcW w:w="3501" w:type="dxa"/>
          </w:tcPr>
          <w:p w14:paraId="6FD3C15F" w14:textId="77777777" w:rsidR="006C1B08" w:rsidRDefault="006C1B08" w:rsidP="006C1B08">
            <w:pPr>
              <w:jc w:val="both"/>
              <w:rPr>
                <w:lang w:val="en-US"/>
              </w:rPr>
            </w:pPr>
            <w:r>
              <w:rPr>
                <w:lang w:val="en-US"/>
              </w:rPr>
              <w:t>genotyped.remove.gen</w:t>
            </w:r>
          </w:p>
        </w:tc>
        <w:tc>
          <w:tcPr>
            <w:tcW w:w="2872" w:type="dxa"/>
          </w:tcPr>
          <w:p w14:paraId="29AE3E24" w14:textId="77777777" w:rsidR="006C1B08" w:rsidRDefault="006C1B08" w:rsidP="006C1B08">
            <w:pPr>
              <w:jc w:val="both"/>
              <w:rPr>
                <w:lang w:val="en-US"/>
              </w:rPr>
            </w:pPr>
            <w:r>
              <w:rPr>
                <w:lang w:val="en-US"/>
              </w:rPr>
              <w:t>NULL</w:t>
            </w:r>
          </w:p>
        </w:tc>
        <w:tc>
          <w:tcPr>
            <w:tcW w:w="2689"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4150D9">
        <w:tc>
          <w:tcPr>
            <w:tcW w:w="3501" w:type="dxa"/>
          </w:tcPr>
          <w:p w14:paraId="13141373" w14:textId="77777777" w:rsidR="006C1B08" w:rsidRDefault="006C1B08" w:rsidP="006C1B08">
            <w:pPr>
              <w:jc w:val="both"/>
              <w:rPr>
                <w:lang w:val="en-US"/>
              </w:rPr>
            </w:pPr>
            <w:r>
              <w:rPr>
                <w:lang w:val="en-US"/>
              </w:rPr>
              <w:t>genotyped.remove.database</w:t>
            </w:r>
          </w:p>
        </w:tc>
        <w:tc>
          <w:tcPr>
            <w:tcW w:w="2872" w:type="dxa"/>
          </w:tcPr>
          <w:p w14:paraId="043AE684" w14:textId="77777777" w:rsidR="006C1B08" w:rsidRDefault="006C1B08" w:rsidP="006C1B08">
            <w:pPr>
              <w:jc w:val="both"/>
              <w:rPr>
                <w:lang w:val="en-US"/>
              </w:rPr>
            </w:pPr>
            <w:r>
              <w:rPr>
                <w:lang w:val="en-US"/>
              </w:rPr>
              <w:t>NULL</w:t>
            </w:r>
          </w:p>
        </w:tc>
        <w:tc>
          <w:tcPr>
            <w:tcW w:w="2689"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4150D9">
        <w:tc>
          <w:tcPr>
            <w:tcW w:w="3501" w:type="dxa"/>
          </w:tcPr>
          <w:p w14:paraId="51F92EDF" w14:textId="77777777" w:rsidR="006C1B08" w:rsidRDefault="006C1B08" w:rsidP="006C1B08">
            <w:pPr>
              <w:jc w:val="both"/>
              <w:rPr>
                <w:lang w:val="en-US"/>
              </w:rPr>
            </w:pPr>
            <w:r>
              <w:rPr>
                <w:lang w:val="en-US"/>
              </w:rPr>
              <w:t>genotyped.remove.cohorts</w:t>
            </w:r>
          </w:p>
        </w:tc>
        <w:tc>
          <w:tcPr>
            <w:tcW w:w="2872" w:type="dxa"/>
          </w:tcPr>
          <w:p w14:paraId="5F87EFD6" w14:textId="77777777" w:rsidR="006C1B08" w:rsidRDefault="006C1B08" w:rsidP="006C1B08">
            <w:pPr>
              <w:jc w:val="both"/>
              <w:rPr>
                <w:lang w:val="en-US"/>
              </w:rPr>
            </w:pPr>
            <w:r>
              <w:rPr>
                <w:lang w:val="en-US"/>
              </w:rPr>
              <w:t>NULL</w:t>
            </w:r>
          </w:p>
        </w:tc>
        <w:tc>
          <w:tcPr>
            <w:tcW w:w="2689"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4150D9">
        <w:tc>
          <w:tcPr>
            <w:tcW w:w="3501" w:type="dxa"/>
          </w:tcPr>
          <w:p w14:paraId="04AB6435" w14:textId="77777777" w:rsidR="006C1B08" w:rsidRDefault="006C1B08" w:rsidP="006C1B08">
            <w:pPr>
              <w:jc w:val="both"/>
              <w:rPr>
                <w:lang w:val="en-US"/>
              </w:rPr>
            </w:pPr>
            <w:r w:rsidRPr="000C2E8C">
              <w:t>genotyped.remove.all.copy</w:t>
            </w:r>
          </w:p>
        </w:tc>
        <w:tc>
          <w:tcPr>
            <w:tcW w:w="2872" w:type="dxa"/>
          </w:tcPr>
          <w:p w14:paraId="3E2FE52C" w14:textId="77777777" w:rsidR="006C1B08" w:rsidRDefault="006C1B08" w:rsidP="006C1B08">
            <w:pPr>
              <w:jc w:val="both"/>
              <w:rPr>
                <w:lang w:val="en-US"/>
              </w:rPr>
            </w:pPr>
            <w:r>
              <w:t>TRUE</w:t>
            </w:r>
          </w:p>
        </w:tc>
        <w:tc>
          <w:tcPr>
            <w:tcW w:w="2689"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947701" w14:paraId="179D3332" w14:textId="77777777" w:rsidTr="004150D9">
        <w:tc>
          <w:tcPr>
            <w:tcW w:w="3501" w:type="dxa"/>
          </w:tcPr>
          <w:p w14:paraId="644657B1" w14:textId="77777777" w:rsidR="006C1B08" w:rsidRPr="00080F7E" w:rsidRDefault="006C1B08" w:rsidP="006C1B08">
            <w:pPr>
              <w:jc w:val="both"/>
              <w:rPr>
                <w:lang w:val="en-US"/>
              </w:rPr>
            </w:pPr>
            <w:r w:rsidRPr="00080F7E">
              <w:rPr>
                <w:lang w:val="en-US"/>
              </w:rPr>
              <w:t>phenotyping</w:t>
            </w:r>
          </w:p>
        </w:tc>
        <w:tc>
          <w:tcPr>
            <w:tcW w:w="2872"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689"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4150D9">
        <w:tc>
          <w:tcPr>
            <w:tcW w:w="3501" w:type="dxa"/>
          </w:tcPr>
          <w:p w14:paraId="04C1BD24" w14:textId="77777777" w:rsidR="006C1B08" w:rsidRPr="00080F7E" w:rsidRDefault="006C1B08" w:rsidP="006C1B08">
            <w:pPr>
              <w:jc w:val="both"/>
              <w:rPr>
                <w:lang w:val="en-US"/>
              </w:rPr>
            </w:pPr>
            <w:r w:rsidRPr="00080F7E">
              <w:rPr>
                <w:lang w:val="en-US"/>
              </w:rPr>
              <w:t>phenotyping.gen</w:t>
            </w:r>
          </w:p>
        </w:tc>
        <w:tc>
          <w:tcPr>
            <w:tcW w:w="2872" w:type="dxa"/>
          </w:tcPr>
          <w:p w14:paraId="1781B57E" w14:textId="77777777" w:rsidR="006C1B08" w:rsidRDefault="006C1B08" w:rsidP="006C1B08">
            <w:pPr>
              <w:jc w:val="both"/>
              <w:rPr>
                <w:lang w:val="en-US"/>
              </w:rPr>
            </w:pPr>
            <w:r>
              <w:rPr>
                <w:lang w:val="en-US"/>
              </w:rPr>
              <w:t>NULL</w:t>
            </w:r>
          </w:p>
        </w:tc>
        <w:tc>
          <w:tcPr>
            <w:tcW w:w="2689"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4150D9">
        <w:tc>
          <w:tcPr>
            <w:tcW w:w="3501" w:type="dxa"/>
          </w:tcPr>
          <w:p w14:paraId="47F882BA" w14:textId="77777777" w:rsidR="006C1B08" w:rsidRPr="00080F7E" w:rsidRDefault="006C1B08" w:rsidP="006C1B08">
            <w:pPr>
              <w:jc w:val="both"/>
              <w:rPr>
                <w:lang w:val="en-US"/>
              </w:rPr>
            </w:pPr>
            <w:r w:rsidRPr="00080F7E">
              <w:rPr>
                <w:lang w:val="en-US"/>
              </w:rPr>
              <w:t>phenotyping.database</w:t>
            </w:r>
          </w:p>
        </w:tc>
        <w:tc>
          <w:tcPr>
            <w:tcW w:w="2872" w:type="dxa"/>
          </w:tcPr>
          <w:p w14:paraId="23BC034C" w14:textId="77777777" w:rsidR="006C1B08" w:rsidRDefault="006C1B08" w:rsidP="006C1B08">
            <w:pPr>
              <w:jc w:val="both"/>
              <w:rPr>
                <w:lang w:val="en-US"/>
              </w:rPr>
            </w:pPr>
            <w:r>
              <w:rPr>
                <w:lang w:val="en-US"/>
              </w:rPr>
              <w:t>NULL</w:t>
            </w:r>
          </w:p>
        </w:tc>
        <w:tc>
          <w:tcPr>
            <w:tcW w:w="2689"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4150D9">
        <w:tc>
          <w:tcPr>
            <w:tcW w:w="3501" w:type="dxa"/>
          </w:tcPr>
          <w:p w14:paraId="25C06FB7" w14:textId="77777777" w:rsidR="006C1B08" w:rsidRPr="00080F7E" w:rsidRDefault="006C1B08" w:rsidP="006C1B08">
            <w:pPr>
              <w:jc w:val="both"/>
              <w:rPr>
                <w:lang w:val="en-US"/>
              </w:rPr>
            </w:pPr>
            <w:r w:rsidRPr="00080F7E">
              <w:rPr>
                <w:lang w:val="en-US"/>
              </w:rPr>
              <w:t>phenotyping.cohorts</w:t>
            </w:r>
          </w:p>
        </w:tc>
        <w:tc>
          <w:tcPr>
            <w:tcW w:w="2872" w:type="dxa"/>
          </w:tcPr>
          <w:p w14:paraId="628A8084" w14:textId="77777777" w:rsidR="006C1B08" w:rsidRDefault="006C1B08" w:rsidP="006C1B08">
            <w:pPr>
              <w:jc w:val="both"/>
              <w:rPr>
                <w:lang w:val="en-US"/>
              </w:rPr>
            </w:pPr>
            <w:r>
              <w:rPr>
                <w:lang w:val="en-US"/>
              </w:rPr>
              <w:t>NULL</w:t>
            </w:r>
          </w:p>
        </w:tc>
        <w:tc>
          <w:tcPr>
            <w:tcW w:w="2689"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BC473D" w:rsidRPr="0005434E" w14:paraId="6918977B" w14:textId="77777777" w:rsidTr="004150D9">
        <w:tc>
          <w:tcPr>
            <w:tcW w:w="3501" w:type="dxa"/>
          </w:tcPr>
          <w:p w14:paraId="60BBD493" w14:textId="1D191C00" w:rsidR="00BC473D" w:rsidRPr="00080F7E" w:rsidRDefault="00BC473D" w:rsidP="006C1B08">
            <w:pPr>
              <w:jc w:val="both"/>
              <w:rPr>
                <w:lang w:val="en-US"/>
              </w:rPr>
            </w:pPr>
            <w:r>
              <w:rPr>
                <w:lang w:val="en-US"/>
              </w:rPr>
              <w:t>phenotyping.selected</w:t>
            </w:r>
          </w:p>
        </w:tc>
        <w:tc>
          <w:tcPr>
            <w:tcW w:w="2872" w:type="dxa"/>
          </w:tcPr>
          <w:p w14:paraId="20D6F50E" w14:textId="15203904" w:rsidR="00BC473D" w:rsidRDefault="00BC473D" w:rsidP="006C1B08">
            <w:pPr>
              <w:jc w:val="both"/>
              <w:rPr>
                <w:lang w:val="en-US"/>
              </w:rPr>
            </w:pPr>
            <w:r>
              <w:rPr>
                <w:lang w:val="en-US"/>
              </w:rPr>
              <w:t>FALSE</w:t>
            </w:r>
          </w:p>
        </w:tc>
        <w:tc>
          <w:tcPr>
            <w:tcW w:w="2689" w:type="dxa"/>
          </w:tcPr>
          <w:p w14:paraId="7183D1E8" w14:textId="372E5673" w:rsidR="00BC473D" w:rsidRDefault="00BC473D" w:rsidP="006C1B08">
            <w:pPr>
              <w:jc w:val="both"/>
              <w:rPr>
                <w:noProof/>
                <w:lang w:eastAsia="de-DE"/>
              </w:rPr>
            </w:pPr>
            <w:r>
              <w:rPr>
                <w:noProof/>
                <w:lang w:eastAsia="de-DE"/>
              </w:rPr>
              <w:t>TRUE</w:t>
            </w:r>
          </w:p>
        </w:tc>
      </w:tr>
      <w:tr w:rsidR="006C1B08" w:rsidRPr="0005434E" w14:paraId="3896184C" w14:textId="77777777" w:rsidTr="004150D9">
        <w:tc>
          <w:tcPr>
            <w:tcW w:w="3501" w:type="dxa"/>
          </w:tcPr>
          <w:p w14:paraId="7D94973C" w14:textId="77777777" w:rsidR="006C1B08" w:rsidRPr="00080F7E" w:rsidRDefault="006C1B08" w:rsidP="006C1B08">
            <w:pPr>
              <w:jc w:val="both"/>
              <w:rPr>
                <w:lang w:val="en-US"/>
              </w:rPr>
            </w:pPr>
            <w:r w:rsidRPr="00080F7E">
              <w:rPr>
                <w:lang w:val="en-US"/>
              </w:rPr>
              <w:t>n.observation</w:t>
            </w:r>
          </w:p>
        </w:tc>
        <w:tc>
          <w:tcPr>
            <w:tcW w:w="2872" w:type="dxa"/>
          </w:tcPr>
          <w:p w14:paraId="487AC152" w14:textId="77777777" w:rsidR="006C1B08" w:rsidRDefault="006C1B08" w:rsidP="006C1B08">
            <w:pPr>
              <w:jc w:val="both"/>
              <w:rPr>
                <w:lang w:val="en-US"/>
              </w:rPr>
            </w:pPr>
            <w:r>
              <w:rPr>
                <w:lang w:val="en-US"/>
              </w:rPr>
              <w:t>1</w:t>
            </w:r>
          </w:p>
        </w:tc>
        <w:tc>
          <w:tcPr>
            <w:tcW w:w="2689"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947701" w14:paraId="27EB4B58" w14:textId="77777777" w:rsidTr="004150D9">
        <w:tc>
          <w:tcPr>
            <w:tcW w:w="3501" w:type="dxa"/>
          </w:tcPr>
          <w:p w14:paraId="712EE26A" w14:textId="77777777" w:rsidR="006C1B08" w:rsidRPr="00080F7E" w:rsidRDefault="006C1B08" w:rsidP="006C1B08">
            <w:pPr>
              <w:jc w:val="both"/>
              <w:rPr>
                <w:lang w:val="en-US"/>
              </w:rPr>
            </w:pPr>
            <w:r w:rsidRPr="00080F7E">
              <w:rPr>
                <w:lang w:val="en-US"/>
              </w:rPr>
              <w:t>phenotyping.class</w:t>
            </w:r>
          </w:p>
        </w:tc>
        <w:tc>
          <w:tcPr>
            <w:tcW w:w="2872" w:type="dxa"/>
          </w:tcPr>
          <w:p w14:paraId="2EB0EF4D" w14:textId="77777777" w:rsidR="006C1B08" w:rsidRDefault="006C1B08" w:rsidP="006C1B08">
            <w:pPr>
              <w:jc w:val="both"/>
              <w:rPr>
                <w:lang w:val="en-US"/>
              </w:rPr>
            </w:pPr>
            <w:r>
              <w:rPr>
                <w:lang w:val="en-US"/>
              </w:rPr>
              <w:t>NULL</w:t>
            </w:r>
          </w:p>
        </w:tc>
        <w:tc>
          <w:tcPr>
            <w:tcW w:w="2689"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947701" w14:paraId="4B7B3A5F" w14:textId="77777777" w:rsidTr="004150D9">
        <w:tc>
          <w:tcPr>
            <w:tcW w:w="3501" w:type="dxa"/>
          </w:tcPr>
          <w:p w14:paraId="08B646DD" w14:textId="77777777" w:rsidR="006C1B08" w:rsidRPr="00080F7E" w:rsidRDefault="006C1B08" w:rsidP="006C1B08">
            <w:pPr>
              <w:jc w:val="both"/>
              <w:rPr>
                <w:lang w:val="en-US"/>
              </w:rPr>
            </w:pPr>
            <w:r w:rsidRPr="00080F7E">
              <w:rPr>
                <w:lang w:val="en-US"/>
              </w:rPr>
              <w:t>heritability</w:t>
            </w:r>
          </w:p>
        </w:tc>
        <w:tc>
          <w:tcPr>
            <w:tcW w:w="2872" w:type="dxa"/>
          </w:tcPr>
          <w:p w14:paraId="53C9423C" w14:textId="77777777" w:rsidR="006C1B08" w:rsidRDefault="006C1B08" w:rsidP="006C1B08">
            <w:pPr>
              <w:jc w:val="both"/>
              <w:rPr>
                <w:lang w:val="en-US"/>
              </w:rPr>
            </w:pPr>
            <w:r>
              <w:rPr>
                <w:lang w:val="en-US"/>
              </w:rPr>
              <w:t>NULL</w:t>
            </w:r>
          </w:p>
        </w:tc>
        <w:tc>
          <w:tcPr>
            <w:tcW w:w="2689"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947701" w14:paraId="46DD17DE" w14:textId="77777777" w:rsidTr="004150D9">
        <w:tc>
          <w:tcPr>
            <w:tcW w:w="3501" w:type="dxa"/>
          </w:tcPr>
          <w:p w14:paraId="517B2940" w14:textId="77777777" w:rsidR="006C1B08" w:rsidRPr="00080F7E" w:rsidRDefault="006C1B08" w:rsidP="006C1B08">
            <w:pPr>
              <w:jc w:val="both"/>
              <w:rPr>
                <w:lang w:val="en-US"/>
              </w:rPr>
            </w:pPr>
            <w:r w:rsidRPr="00080F7E">
              <w:rPr>
                <w:lang w:val="en-US"/>
              </w:rPr>
              <w:t>repeatability</w:t>
            </w:r>
          </w:p>
        </w:tc>
        <w:tc>
          <w:tcPr>
            <w:tcW w:w="2872" w:type="dxa"/>
          </w:tcPr>
          <w:p w14:paraId="7CEA54D0" w14:textId="77777777" w:rsidR="006C1B08" w:rsidRDefault="006C1B08" w:rsidP="006C1B08">
            <w:pPr>
              <w:jc w:val="both"/>
              <w:rPr>
                <w:lang w:val="en-US"/>
              </w:rPr>
            </w:pPr>
            <w:r>
              <w:rPr>
                <w:lang w:val="en-US"/>
              </w:rPr>
              <w:t>NULL</w:t>
            </w:r>
          </w:p>
        </w:tc>
        <w:tc>
          <w:tcPr>
            <w:tcW w:w="2689"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4150D9">
        <w:tc>
          <w:tcPr>
            <w:tcW w:w="3501" w:type="dxa"/>
          </w:tcPr>
          <w:p w14:paraId="2AE96E7A" w14:textId="77777777" w:rsidR="006C1B08" w:rsidRPr="00080F7E" w:rsidRDefault="006C1B08" w:rsidP="006C1B08">
            <w:pPr>
              <w:jc w:val="both"/>
              <w:rPr>
                <w:lang w:val="en-US"/>
              </w:rPr>
            </w:pPr>
            <w:r w:rsidRPr="00080F7E">
              <w:rPr>
                <w:lang w:val="en-US"/>
              </w:rPr>
              <w:t>multiple.observation</w:t>
            </w:r>
          </w:p>
        </w:tc>
        <w:tc>
          <w:tcPr>
            <w:tcW w:w="2872" w:type="dxa"/>
          </w:tcPr>
          <w:p w14:paraId="583FF517" w14:textId="77777777" w:rsidR="006C1B08" w:rsidRDefault="006C1B08" w:rsidP="006C1B08">
            <w:pPr>
              <w:jc w:val="both"/>
              <w:rPr>
                <w:lang w:val="en-US"/>
              </w:rPr>
            </w:pPr>
            <w:r>
              <w:rPr>
                <w:lang w:val="en-US"/>
              </w:rPr>
              <w:t>FALSE</w:t>
            </w:r>
          </w:p>
        </w:tc>
        <w:tc>
          <w:tcPr>
            <w:tcW w:w="2689"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4150D9">
        <w:tc>
          <w:tcPr>
            <w:tcW w:w="3501" w:type="dxa"/>
          </w:tcPr>
          <w:p w14:paraId="70961D81" w14:textId="77777777" w:rsidR="006C1B08" w:rsidRPr="00080F7E" w:rsidRDefault="006C1B08" w:rsidP="006C1B08">
            <w:pPr>
              <w:jc w:val="both"/>
              <w:rPr>
                <w:lang w:val="en-US"/>
              </w:rPr>
            </w:pPr>
            <w:r w:rsidRPr="00080F7E">
              <w:rPr>
                <w:lang w:val="en-US"/>
              </w:rPr>
              <w:t>share.phenotyped</w:t>
            </w:r>
          </w:p>
        </w:tc>
        <w:tc>
          <w:tcPr>
            <w:tcW w:w="2872" w:type="dxa"/>
          </w:tcPr>
          <w:p w14:paraId="49F6CE7B" w14:textId="77777777" w:rsidR="006C1B08" w:rsidRDefault="006C1B08" w:rsidP="006C1B08">
            <w:pPr>
              <w:jc w:val="both"/>
              <w:rPr>
                <w:lang w:val="en-US"/>
              </w:rPr>
            </w:pPr>
            <w:r>
              <w:rPr>
                <w:lang w:val="en-US"/>
              </w:rPr>
              <w:t>1</w:t>
            </w:r>
          </w:p>
        </w:tc>
        <w:tc>
          <w:tcPr>
            <w:tcW w:w="2689"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4150D9">
        <w:tc>
          <w:tcPr>
            <w:tcW w:w="3501" w:type="dxa"/>
          </w:tcPr>
          <w:p w14:paraId="39C519A6" w14:textId="77777777" w:rsidR="006C1B08" w:rsidRDefault="006C1B08" w:rsidP="006C1B08">
            <w:pPr>
              <w:jc w:val="both"/>
              <w:rPr>
                <w:lang w:val="en-US"/>
              </w:rPr>
            </w:pPr>
            <w:r>
              <w:rPr>
                <w:lang w:val="en-US"/>
              </w:rPr>
              <w:lastRenderedPageBreak/>
              <w:t>offpheno</w:t>
            </w:r>
            <w:r w:rsidRPr="00255447">
              <w:rPr>
                <w:lang w:val="en-US"/>
              </w:rPr>
              <w:t>.parents.gen</w:t>
            </w:r>
          </w:p>
        </w:tc>
        <w:tc>
          <w:tcPr>
            <w:tcW w:w="2872" w:type="dxa"/>
          </w:tcPr>
          <w:p w14:paraId="5975C507" w14:textId="77777777" w:rsidR="006C1B08" w:rsidRDefault="006C1B08" w:rsidP="006C1B08">
            <w:pPr>
              <w:jc w:val="both"/>
              <w:rPr>
                <w:lang w:val="en-US"/>
              </w:rPr>
            </w:pPr>
            <w:r>
              <w:rPr>
                <w:lang w:val="en-US"/>
              </w:rPr>
              <w:t>NULL</w:t>
            </w:r>
          </w:p>
        </w:tc>
        <w:tc>
          <w:tcPr>
            <w:tcW w:w="2689"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4150D9">
        <w:tc>
          <w:tcPr>
            <w:tcW w:w="3501"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2872" w:type="dxa"/>
          </w:tcPr>
          <w:p w14:paraId="0028BC18" w14:textId="77777777" w:rsidR="006C1B08" w:rsidRDefault="006C1B08" w:rsidP="006C1B08">
            <w:pPr>
              <w:jc w:val="both"/>
              <w:rPr>
                <w:lang w:val="en-US"/>
              </w:rPr>
            </w:pPr>
            <w:r>
              <w:rPr>
                <w:lang w:val="en-US"/>
              </w:rPr>
              <w:t>NULL</w:t>
            </w:r>
          </w:p>
        </w:tc>
        <w:tc>
          <w:tcPr>
            <w:tcW w:w="2689"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4150D9">
        <w:tc>
          <w:tcPr>
            <w:tcW w:w="3501"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2872" w:type="dxa"/>
          </w:tcPr>
          <w:p w14:paraId="3FF0FB28" w14:textId="77777777" w:rsidR="006C1B08" w:rsidRDefault="006C1B08" w:rsidP="006C1B08">
            <w:pPr>
              <w:jc w:val="both"/>
              <w:rPr>
                <w:lang w:val="en-US"/>
              </w:rPr>
            </w:pPr>
            <w:r>
              <w:rPr>
                <w:lang w:val="en-US"/>
              </w:rPr>
              <w:t>NULL</w:t>
            </w:r>
          </w:p>
        </w:tc>
        <w:tc>
          <w:tcPr>
            <w:tcW w:w="2689"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4150D9">
        <w:tc>
          <w:tcPr>
            <w:tcW w:w="3501" w:type="dxa"/>
          </w:tcPr>
          <w:p w14:paraId="147317B8" w14:textId="77777777" w:rsidR="006C1B08" w:rsidRDefault="006C1B08" w:rsidP="006C1B08">
            <w:pPr>
              <w:jc w:val="both"/>
              <w:rPr>
                <w:lang w:val="en-US"/>
              </w:rPr>
            </w:pPr>
            <w:r>
              <w:rPr>
                <w:lang w:val="en-US"/>
              </w:rPr>
              <w:t>offpheno</w:t>
            </w:r>
            <w:r w:rsidRPr="00255447">
              <w:rPr>
                <w:lang w:val="en-US"/>
              </w:rPr>
              <w:t>.offspring.gen</w:t>
            </w:r>
          </w:p>
        </w:tc>
        <w:tc>
          <w:tcPr>
            <w:tcW w:w="2872" w:type="dxa"/>
          </w:tcPr>
          <w:p w14:paraId="1E619BB4" w14:textId="77777777" w:rsidR="006C1B08" w:rsidRDefault="006C1B08" w:rsidP="006C1B08">
            <w:pPr>
              <w:jc w:val="both"/>
              <w:rPr>
                <w:lang w:val="en-US"/>
              </w:rPr>
            </w:pPr>
            <w:r>
              <w:rPr>
                <w:lang w:val="en-US"/>
              </w:rPr>
              <w:t>NULL</w:t>
            </w:r>
          </w:p>
        </w:tc>
        <w:tc>
          <w:tcPr>
            <w:tcW w:w="2689"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4150D9">
        <w:tc>
          <w:tcPr>
            <w:tcW w:w="3501"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2872" w:type="dxa"/>
          </w:tcPr>
          <w:p w14:paraId="4811E80B" w14:textId="77777777" w:rsidR="006C1B08" w:rsidRDefault="006C1B08" w:rsidP="006C1B08">
            <w:pPr>
              <w:jc w:val="both"/>
              <w:rPr>
                <w:lang w:val="en-US"/>
              </w:rPr>
            </w:pPr>
            <w:r>
              <w:rPr>
                <w:lang w:val="en-US"/>
              </w:rPr>
              <w:t>NULL</w:t>
            </w:r>
          </w:p>
        </w:tc>
        <w:tc>
          <w:tcPr>
            <w:tcW w:w="2689"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4150D9">
        <w:tc>
          <w:tcPr>
            <w:tcW w:w="3501"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2872" w:type="dxa"/>
          </w:tcPr>
          <w:p w14:paraId="507CCD79" w14:textId="77777777" w:rsidR="006C1B08" w:rsidRDefault="006C1B08" w:rsidP="006C1B08">
            <w:pPr>
              <w:jc w:val="both"/>
              <w:rPr>
                <w:lang w:val="en-US"/>
              </w:rPr>
            </w:pPr>
            <w:r>
              <w:rPr>
                <w:lang w:val="en-US"/>
              </w:rPr>
              <w:t xml:space="preserve">NULL </w:t>
            </w:r>
          </w:p>
        </w:tc>
        <w:tc>
          <w:tcPr>
            <w:tcW w:w="2689"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4150D9">
        <w:tc>
          <w:tcPr>
            <w:tcW w:w="3501" w:type="dxa"/>
          </w:tcPr>
          <w:p w14:paraId="7F925BE6" w14:textId="77777777" w:rsidR="006C1B08" w:rsidRDefault="006C1B08" w:rsidP="006C1B08">
            <w:pPr>
              <w:jc w:val="both"/>
              <w:rPr>
                <w:lang w:val="en-US"/>
              </w:rPr>
            </w:pPr>
            <w:r>
              <w:rPr>
                <w:lang w:val="en-US"/>
              </w:rPr>
              <w:t>sigma.e</w:t>
            </w:r>
          </w:p>
        </w:tc>
        <w:tc>
          <w:tcPr>
            <w:tcW w:w="2872" w:type="dxa"/>
          </w:tcPr>
          <w:p w14:paraId="2CDC8329" w14:textId="77777777" w:rsidR="006C1B08" w:rsidRDefault="006C1B08" w:rsidP="006C1B08">
            <w:pPr>
              <w:jc w:val="both"/>
              <w:rPr>
                <w:lang w:val="en-US"/>
              </w:rPr>
            </w:pPr>
            <w:r>
              <w:rPr>
                <w:lang w:val="en-US"/>
              </w:rPr>
              <w:t>NULL</w:t>
            </w:r>
          </w:p>
        </w:tc>
        <w:tc>
          <w:tcPr>
            <w:tcW w:w="2689"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4150D9">
        <w:tc>
          <w:tcPr>
            <w:tcW w:w="3501" w:type="dxa"/>
          </w:tcPr>
          <w:p w14:paraId="79A0CD8B" w14:textId="77777777" w:rsidR="006C1B08" w:rsidRDefault="006C1B08" w:rsidP="006C1B08">
            <w:pPr>
              <w:jc w:val="both"/>
              <w:rPr>
                <w:lang w:val="en-US"/>
              </w:rPr>
            </w:pPr>
            <w:r>
              <w:rPr>
                <w:lang w:val="en-US"/>
              </w:rPr>
              <w:t>sigma.e.gen</w:t>
            </w:r>
          </w:p>
        </w:tc>
        <w:tc>
          <w:tcPr>
            <w:tcW w:w="2872" w:type="dxa"/>
          </w:tcPr>
          <w:p w14:paraId="28FA4F93" w14:textId="77777777" w:rsidR="006C1B08" w:rsidRDefault="006C1B08" w:rsidP="006C1B08">
            <w:pPr>
              <w:jc w:val="both"/>
              <w:rPr>
                <w:lang w:val="en-US"/>
              </w:rPr>
            </w:pPr>
            <w:r>
              <w:rPr>
                <w:lang w:val="en-US"/>
              </w:rPr>
              <w:t>NULL</w:t>
            </w:r>
          </w:p>
        </w:tc>
        <w:tc>
          <w:tcPr>
            <w:tcW w:w="2689"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4150D9">
        <w:tc>
          <w:tcPr>
            <w:tcW w:w="3501" w:type="dxa"/>
          </w:tcPr>
          <w:p w14:paraId="70C16D2A" w14:textId="77777777" w:rsidR="006C1B08" w:rsidRDefault="006C1B08" w:rsidP="006C1B08">
            <w:pPr>
              <w:jc w:val="both"/>
              <w:rPr>
                <w:lang w:val="en-US"/>
              </w:rPr>
            </w:pPr>
            <w:r>
              <w:rPr>
                <w:lang w:val="en-US"/>
              </w:rPr>
              <w:t>sigma.e.database</w:t>
            </w:r>
          </w:p>
        </w:tc>
        <w:tc>
          <w:tcPr>
            <w:tcW w:w="2872" w:type="dxa"/>
          </w:tcPr>
          <w:p w14:paraId="4785CB0F" w14:textId="77777777" w:rsidR="006C1B08" w:rsidRDefault="006C1B08" w:rsidP="006C1B08">
            <w:pPr>
              <w:jc w:val="both"/>
              <w:rPr>
                <w:lang w:val="en-US"/>
              </w:rPr>
            </w:pPr>
            <w:r>
              <w:rPr>
                <w:lang w:val="en-US"/>
              </w:rPr>
              <w:t>NULL</w:t>
            </w:r>
          </w:p>
        </w:tc>
        <w:tc>
          <w:tcPr>
            <w:tcW w:w="2689"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4150D9">
        <w:tc>
          <w:tcPr>
            <w:tcW w:w="3501" w:type="dxa"/>
          </w:tcPr>
          <w:p w14:paraId="4D7AAD51" w14:textId="77777777" w:rsidR="006C1B08" w:rsidRDefault="006C1B08" w:rsidP="006C1B08">
            <w:pPr>
              <w:jc w:val="both"/>
              <w:rPr>
                <w:lang w:val="en-US"/>
              </w:rPr>
            </w:pPr>
            <w:r>
              <w:rPr>
                <w:lang w:val="en-US"/>
              </w:rPr>
              <w:t>sigma.e.cohorts</w:t>
            </w:r>
          </w:p>
        </w:tc>
        <w:tc>
          <w:tcPr>
            <w:tcW w:w="2872" w:type="dxa"/>
          </w:tcPr>
          <w:p w14:paraId="7657DAAF" w14:textId="77777777" w:rsidR="006C1B08" w:rsidRDefault="006C1B08" w:rsidP="006C1B08">
            <w:pPr>
              <w:jc w:val="both"/>
              <w:rPr>
                <w:lang w:val="en-US"/>
              </w:rPr>
            </w:pPr>
            <w:r>
              <w:rPr>
                <w:lang w:val="en-US"/>
              </w:rPr>
              <w:t>NULL</w:t>
            </w:r>
          </w:p>
        </w:tc>
        <w:tc>
          <w:tcPr>
            <w:tcW w:w="2689"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4150D9">
        <w:tc>
          <w:tcPr>
            <w:tcW w:w="3501" w:type="dxa"/>
          </w:tcPr>
          <w:p w14:paraId="51EEE6C3" w14:textId="77777777" w:rsidR="006C1B08" w:rsidRDefault="006C1B08" w:rsidP="006C1B08">
            <w:pPr>
              <w:jc w:val="both"/>
              <w:rPr>
                <w:lang w:val="en-US"/>
              </w:rPr>
            </w:pPr>
            <w:r>
              <w:rPr>
                <w:lang w:val="en-US"/>
              </w:rPr>
              <w:t>new.residual.correlation</w:t>
            </w:r>
          </w:p>
        </w:tc>
        <w:tc>
          <w:tcPr>
            <w:tcW w:w="2872" w:type="dxa"/>
          </w:tcPr>
          <w:p w14:paraId="5517A4E0" w14:textId="77777777" w:rsidR="006C1B08" w:rsidRDefault="006C1B08" w:rsidP="006C1B08">
            <w:pPr>
              <w:jc w:val="both"/>
              <w:rPr>
                <w:lang w:val="en-US"/>
              </w:rPr>
            </w:pPr>
            <w:r>
              <w:rPr>
                <w:lang w:val="en-US"/>
              </w:rPr>
              <w:t>NULL</w:t>
            </w:r>
          </w:p>
        </w:tc>
        <w:tc>
          <w:tcPr>
            <w:tcW w:w="2689"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4150D9">
        <w:tc>
          <w:tcPr>
            <w:tcW w:w="3501" w:type="dxa"/>
          </w:tcPr>
          <w:p w14:paraId="4546DA5A" w14:textId="77777777" w:rsidR="006C1B08" w:rsidRDefault="006C1B08" w:rsidP="006C1B08">
            <w:pPr>
              <w:jc w:val="both"/>
              <w:rPr>
                <w:lang w:val="en-US"/>
              </w:rPr>
            </w:pPr>
            <w:r>
              <w:rPr>
                <w:lang w:val="en-US"/>
              </w:rPr>
              <w:t>new.breeding.correlation</w:t>
            </w:r>
          </w:p>
        </w:tc>
        <w:tc>
          <w:tcPr>
            <w:tcW w:w="2872" w:type="dxa"/>
          </w:tcPr>
          <w:p w14:paraId="4A339B6A" w14:textId="77777777" w:rsidR="006C1B08" w:rsidRDefault="006C1B08" w:rsidP="006C1B08">
            <w:pPr>
              <w:jc w:val="both"/>
              <w:rPr>
                <w:lang w:val="en-US"/>
              </w:rPr>
            </w:pPr>
            <w:r>
              <w:rPr>
                <w:lang w:val="en-US"/>
              </w:rPr>
              <w:t>NULL</w:t>
            </w:r>
          </w:p>
        </w:tc>
        <w:tc>
          <w:tcPr>
            <w:tcW w:w="2689"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4150D9">
        <w:tc>
          <w:tcPr>
            <w:tcW w:w="3501" w:type="dxa"/>
          </w:tcPr>
          <w:p w14:paraId="421DD443" w14:textId="77777777" w:rsidR="006C1B08" w:rsidRDefault="006C1B08" w:rsidP="006C1B08">
            <w:pPr>
              <w:jc w:val="both"/>
              <w:rPr>
                <w:lang w:val="en-US"/>
              </w:rPr>
            </w:pPr>
            <w:r>
              <w:rPr>
                <w:lang w:val="en-US"/>
              </w:rPr>
              <w:t>bve</w:t>
            </w:r>
          </w:p>
        </w:tc>
        <w:tc>
          <w:tcPr>
            <w:tcW w:w="2872" w:type="dxa"/>
          </w:tcPr>
          <w:p w14:paraId="0D64D48D" w14:textId="77777777" w:rsidR="006C1B08" w:rsidRDefault="006C1B08" w:rsidP="006C1B08">
            <w:pPr>
              <w:jc w:val="both"/>
              <w:rPr>
                <w:lang w:val="en-US"/>
              </w:rPr>
            </w:pPr>
            <w:r>
              <w:rPr>
                <w:lang w:val="en-US"/>
              </w:rPr>
              <w:t>FALSE</w:t>
            </w:r>
          </w:p>
        </w:tc>
        <w:tc>
          <w:tcPr>
            <w:tcW w:w="2689"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4150D9">
        <w:tc>
          <w:tcPr>
            <w:tcW w:w="3501" w:type="dxa"/>
          </w:tcPr>
          <w:p w14:paraId="14599F74" w14:textId="77777777" w:rsidR="006C1B08" w:rsidRDefault="006C1B08" w:rsidP="006C1B08">
            <w:pPr>
              <w:jc w:val="both"/>
              <w:rPr>
                <w:lang w:val="en-US"/>
              </w:rPr>
            </w:pPr>
            <w:r>
              <w:rPr>
                <w:lang w:val="en-US"/>
              </w:rPr>
              <w:t>bve.gen</w:t>
            </w:r>
          </w:p>
        </w:tc>
        <w:tc>
          <w:tcPr>
            <w:tcW w:w="2872" w:type="dxa"/>
          </w:tcPr>
          <w:p w14:paraId="4D46D372" w14:textId="77777777" w:rsidR="006C1B08" w:rsidRDefault="006C1B08" w:rsidP="006C1B08">
            <w:pPr>
              <w:jc w:val="both"/>
              <w:rPr>
                <w:lang w:val="en-US"/>
              </w:rPr>
            </w:pPr>
            <w:r>
              <w:rPr>
                <w:lang w:val="en-US"/>
              </w:rPr>
              <w:t>NULL</w:t>
            </w:r>
          </w:p>
        </w:tc>
        <w:tc>
          <w:tcPr>
            <w:tcW w:w="2689"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4150D9">
        <w:tc>
          <w:tcPr>
            <w:tcW w:w="3501" w:type="dxa"/>
          </w:tcPr>
          <w:p w14:paraId="407348B2" w14:textId="77777777" w:rsidR="006C1B08" w:rsidRDefault="006C1B08" w:rsidP="006C1B08">
            <w:pPr>
              <w:jc w:val="both"/>
              <w:rPr>
                <w:lang w:val="en-US"/>
              </w:rPr>
            </w:pPr>
            <w:r>
              <w:rPr>
                <w:lang w:val="en-US"/>
              </w:rPr>
              <w:t>bve.database</w:t>
            </w:r>
          </w:p>
        </w:tc>
        <w:tc>
          <w:tcPr>
            <w:tcW w:w="2872" w:type="dxa"/>
          </w:tcPr>
          <w:p w14:paraId="21B8AD3B" w14:textId="77777777" w:rsidR="006C1B08" w:rsidRDefault="006C1B08" w:rsidP="006C1B08">
            <w:pPr>
              <w:jc w:val="both"/>
              <w:rPr>
                <w:lang w:val="en-US"/>
              </w:rPr>
            </w:pPr>
            <w:r>
              <w:rPr>
                <w:lang w:val="en-US"/>
              </w:rPr>
              <w:t>NULL</w:t>
            </w:r>
          </w:p>
        </w:tc>
        <w:tc>
          <w:tcPr>
            <w:tcW w:w="2689"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4150D9">
        <w:tc>
          <w:tcPr>
            <w:tcW w:w="3501" w:type="dxa"/>
          </w:tcPr>
          <w:p w14:paraId="6F5F18AC" w14:textId="77777777" w:rsidR="006C1B08" w:rsidRDefault="006C1B08" w:rsidP="006C1B08">
            <w:pPr>
              <w:jc w:val="both"/>
              <w:rPr>
                <w:lang w:val="en-US"/>
              </w:rPr>
            </w:pPr>
            <w:r>
              <w:rPr>
                <w:lang w:val="en-US"/>
              </w:rPr>
              <w:t>bve.cohorts</w:t>
            </w:r>
          </w:p>
        </w:tc>
        <w:tc>
          <w:tcPr>
            <w:tcW w:w="2872" w:type="dxa"/>
          </w:tcPr>
          <w:p w14:paraId="2E425FBE" w14:textId="77777777" w:rsidR="006C1B08" w:rsidRDefault="006C1B08" w:rsidP="006C1B08">
            <w:pPr>
              <w:jc w:val="both"/>
              <w:rPr>
                <w:lang w:val="en-US"/>
              </w:rPr>
            </w:pPr>
            <w:r>
              <w:rPr>
                <w:lang w:val="en-US"/>
              </w:rPr>
              <w:t>NULL</w:t>
            </w:r>
          </w:p>
        </w:tc>
        <w:tc>
          <w:tcPr>
            <w:tcW w:w="2689"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947701" w14:paraId="4902ED74" w14:textId="77777777" w:rsidTr="004150D9">
        <w:tc>
          <w:tcPr>
            <w:tcW w:w="3501" w:type="dxa"/>
          </w:tcPr>
          <w:p w14:paraId="65F2A513" w14:textId="125E7D3F" w:rsidR="006C1B08" w:rsidRDefault="00AF03B3" w:rsidP="006C1B08">
            <w:pPr>
              <w:jc w:val="both"/>
              <w:rPr>
                <w:lang w:val="en-US"/>
              </w:rPr>
            </w:pPr>
            <w:r>
              <w:rPr>
                <w:lang w:val="en-US"/>
              </w:rPr>
              <w:t>r</w:t>
            </w:r>
            <w:r w:rsidR="006C1B08">
              <w:rPr>
                <w:lang w:val="en-US"/>
              </w:rPr>
              <w:t>elationship.matrix</w:t>
            </w:r>
          </w:p>
        </w:tc>
        <w:tc>
          <w:tcPr>
            <w:tcW w:w="2872" w:type="dxa"/>
          </w:tcPr>
          <w:p w14:paraId="28B3B966" w14:textId="5AB90E48" w:rsidR="006C1B08" w:rsidRDefault="006C1B08" w:rsidP="006C1B08">
            <w:pPr>
              <w:jc w:val="both"/>
              <w:rPr>
                <w:lang w:val="en-US"/>
              </w:rPr>
            </w:pPr>
            <w:r>
              <w:rPr>
                <w:lang w:val="en-US"/>
              </w:rPr>
              <w:t>“</w:t>
            </w:r>
            <w:r w:rsidR="00AF03B3">
              <w:rPr>
                <w:lang w:val="en-US"/>
              </w:rPr>
              <w:t>GBLUP</w:t>
            </w:r>
            <w:r>
              <w:rPr>
                <w:lang w:val="en-US"/>
              </w:rPr>
              <w:t>”</w:t>
            </w:r>
          </w:p>
        </w:tc>
        <w:tc>
          <w:tcPr>
            <w:tcW w:w="2689" w:type="dxa"/>
          </w:tcPr>
          <w:p w14:paraId="11DC3C53" w14:textId="401AEDD1" w:rsidR="006C1B08" w:rsidRPr="00B37ACD" w:rsidRDefault="006C1B08" w:rsidP="006C1B08">
            <w:pPr>
              <w:jc w:val="both"/>
              <w:rPr>
                <w:noProof/>
                <w:lang w:val="en-US" w:eastAsia="de-DE"/>
              </w:rPr>
            </w:pPr>
            <w:r>
              <w:rPr>
                <w:noProof/>
                <w:lang w:val="en-US" w:eastAsia="de-DE"/>
              </w:rPr>
              <w:t>“</w:t>
            </w:r>
            <w:r w:rsidR="00AF03B3">
              <w:rPr>
                <w:noProof/>
                <w:lang w:val="en-US" w:eastAsia="de-DE"/>
              </w:rPr>
              <w:t>pBLUP</w:t>
            </w:r>
            <w:r>
              <w:rPr>
                <w:noProof/>
                <w:lang w:val="en-US" w:eastAsia="de-DE"/>
              </w:rPr>
              <w:t>”</w:t>
            </w:r>
            <w:r w:rsidR="00AF03B3">
              <w:rPr>
                <w:noProof/>
                <w:lang w:val="en-US" w:eastAsia="de-DE"/>
              </w:rPr>
              <w:t xml:space="preserve"> / “kinship”</w:t>
            </w:r>
            <w:r>
              <w:rPr>
                <w:noProof/>
                <w:lang w:val="en-US" w:eastAsia="de-DE"/>
              </w:rPr>
              <w:t>, “CE”, “CM”, “non_stand”</w:t>
            </w:r>
          </w:p>
        </w:tc>
      </w:tr>
      <w:tr w:rsidR="006C1B08" w:rsidRPr="0005434E" w14:paraId="068B5271" w14:textId="77777777" w:rsidTr="004150D9">
        <w:tc>
          <w:tcPr>
            <w:tcW w:w="3501" w:type="dxa"/>
          </w:tcPr>
          <w:p w14:paraId="105C68EA" w14:textId="77777777" w:rsidR="006C1B08" w:rsidRDefault="006C1B08" w:rsidP="006C1B08">
            <w:pPr>
              <w:jc w:val="both"/>
              <w:rPr>
                <w:lang w:val="en-US"/>
              </w:rPr>
            </w:pPr>
            <w:r>
              <w:rPr>
                <w:lang w:val="en-US"/>
              </w:rPr>
              <w:t>depth.pedigree</w:t>
            </w:r>
          </w:p>
        </w:tc>
        <w:tc>
          <w:tcPr>
            <w:tcW w:w="2872" w:type="dxa"/>
          </w:tcPr>
          <w:p w14:paraId="44319074" w14:textId="77777777" w:rsidR="006C1B08" w:rsidRDefault="006C1B08" w:rsidP="006C1B08">
            <w:pPr>
              <w:jc w:val="both"/>
              <w:rPr>
                <w:lang w:val="en-US"/>
              </w:rPr>
            </w:pPr>
            <w:r>
              <w:rPr>
                <w:lang w:val="en-US"/>
              </w:rPr>
              <w:t>7</w:t>
            </w:r>
          </w:p>
        </w:tc>
        <w:tc>
          <w:tcPr>
            <w:tcW w:w="2689"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4150D9">
        <w:tc>
          <w:tcPr>
            <w:tcW w:w="3501" w:type="dxa"/>
          </w:tcPr>
          <w:p w14:paraId="29E674C5" w14:textId="77777777" w:rsidR="006C1B08" w:rsidRDefault="006C1B08" w:rsidP="006C1B08">
            <w:pPr>
              <w:jc w:val="both"/>
              <w:rPr>
                <w:lang w:val="en-US"/>
              </w:rPr>
            </w:pPr>
            <w:r>
              <w:rPr>
                <w:lang w:val="en-US"/>
              </w:rPr>
              <w:t>singlestep.active</w:t>
            </w:r>
          </w:p>
        </w:tc>
        <w:tc>
          <w:tcPr>
            <w:tcW w:w="2872" w:type="dxa"/>
          </w:tcPr>
          <w:p w14:paraId="091A7A7E" w14:textId="77777777" w:rsidR="006C1B08" w:rsidRDefault="006C1B08" w:rsidP="006C1B08">
            <w:pPr>
              <w:jc w:val="both"/>
              <w:rPr>
                <w:lang w:val="en-US"/>
              </w:rPr>
            </w:pPr>
            <w:r>
              <w:rPr>
                <w:lang w:val="en-US"/>
              </w:rPr>
              <w:t>TRUE</w:t>
            </w:r>
          </w:p>
        </w:tc>
        <w:tc>
          <w:tcPr>
            <w:tcW w:w="2689"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4150D9">
        <w:tc>
          <w:tcPr>
            <w:tcW w:w="3501" w:type="dxa"/>
          </w:tcPr>
          <w:p w14:paraId="6099C480" w14:textId="77777777" w:rsidR="006C1B08" w:rsidRDefault="006C1B08" w:rsidP="006C1B08">
            <w:pPr>
              <w:jc w:val="both"/>
              <w:rPr>
                <w:lang w:val="en-US"/>
              </w:rPr>
            </w:pPr>
            <w:r>
              <w:rPr>
                <w:lang w:val="en-US"/>
              </w:rPr>
              <w:t>bve.ignore.traits</w:t>
            </w:r>
          </w:p>
        </w:tc>
        <w:tc>
          <w:tcPr>
            <w:tcW w:w="2872" w:type="dxa"/>
          </w:tcPr>
          <w:p w14:paraId="061451B3" w14:textId="77777777" w:rsidR="006C1B08" w:rsidRDefault="006C1B08" w:rsidP="006C1B08">
            <w:pPr>
              <w:jc w:val="both"/>
              <w:rPr>
                <w:lang w:val="en-US"/>
              </w:rPr>
            </w:pPr>
            <w:r>
              <w:rPr>
                <w:lang w:val="en-US"/>
              </w:rPr>
              <w:t>NULL</w:t>
            </w:r>
          </w:p>
        </w:tc>
        <w:tc>
          <w:tcPr>
            <w:tcW w:w="2689"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4150D9">
        <w:tc>
          <w:tcPr>
            <w:tcW w:w="3501" w:type="dxa"/>
          </w:tcPr>
          <w:p w14:paraId="3F60AB17" w14:textId="77777777" w:rsidR="006C1B08" w:rsidRDefault="006C1B08" w:rsidP="006C1B08">
            <w:pPr>
              <w:jc w:val="both"/>
              <w:rPr>
                <w:lang w:val="en-US"/>
              </w:rPr>
            </w:pPr>
            <w:r>
              <w:rPr>
                <w:lang w:val="en-US"/>
              </w:rPr>
              <w:t>bve.array</w:t>
            </w:r>
          </w:p>
        </w:tc>
        <w:tc>
          <w:tcPr>
            <w:tcW w:w="2872" w:type="dxa"/>
          </w:tcPr>
          <w:p w14:paraId="7A9056E3" w14:textId="77777777" w:rsidR="006C1B08" w:rsidRDefault="006C1B08" w:rsidP="006C1B08">
            <w:pPr>
              <w:jc w:val="both"/>
              <w:rPr>
                <w:lang w:val="en-US"/>
              </w:rPr>
            </w:pPr>
            <w:r>
              <w:rPr>
                <w:lang w:val="en-US"/>
              </w:rPr>
              <w:t xml:space="preserve">NULL (which will use 1) </w:t>
            </w:r>
          </w:p>
        </w:tc>
        <w:tc>
          <w:tcPr>
            <w:tcW w:w="2689"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4150D9">
        <w:tc>
          <w:tcPr>
            <w:tcW w:w="3501" w:type="dxa"/>
          </w:tcPr>
          <w:p w14:paraId="432E5C7F" w14:textId="77777777" w:rsidR="006C1B08" w:rsidRPr="00080F7E" w:rsidRDefault="006C1B08" w:rsidP="006C1B08">
            <w:pPr>
              <w:jc w:val="both"/>
              <w:rPr>
                <w:lang w:val="en-US"/>
              </w:rPr>
            </w:pPr>
            <w:r w:rsidRPr="00080F7E">
              <w:rPr>
                <w:lang w:val="en-US"/>
              </w:rPr>
              <w:t>bve.imputation</w:t>
            </w:r>
          </w:p>
        </w:tc>
        <w:tc>
          <w:tcPr>
            <w:tcW w:w="2872" w:type="dxa"/>
          </w:tcPr>
          <w:p w14:paraId="649F5D69" w14:textId="77777777" w:rsidR="006C1B08" w:rsidRDefault="006C1B08" w:rsidP="006C1B08">
            <w:pPr>
              <w:jc w:val="both"/>
              <w:rPr>
                <w:lang w:val="en-US"/>
              </w:rPr>
            </w:pPr>
            <w:r>
              <w:rPr>
                <w:lang w:val="en-US"/>
              </w:rPr>
              <w:t>TRUE</w:t>
            </w:r>
          </w:p>
        </w:tc>
        <w:tc>
          <w:tcPr>
            <w:tcW w:w="2689"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4150D9">
        <w:tc>
          <w:tcPr>
            <w:tcW w:w="3501" w:type="dxa"/>
          </w:tcPr>
          <w:p w14:paraId="66AB9B40" w14:textId="77777777" w:rsidR="006C1B08" w:rsidRPr="00080F7E" w:rsidRDefault="006C1B08" w:rsidP="006C1B08">
            <w:pPr>
              <w:jc w:val="both"/>
              <w:rPr>
                <w:lang w:val="en-US"/>
              </w:rPr>
            </w:pPr>
            <w:r w:rsidRPr="00080F7E">
              <w:rPr>
                <w:lang w:val="en-US"/>
              </w:rPr>
              <w:t>bve.imputation.errorrate</w:t>
            </w:r>
          </w:p>
        </w:tc>
        <w:tc>
          <w:tcPr>
            <w:tcW w:w="2872" w:type="dxa"/>
          </w:tcPr>
          <w:p w14:paraId="606FDBD0" w14:textId="77777777" w:rsidR="006C1B08" w:rsidRDefault="006C1B08" w:rsidP="006C1B08">
            <w:pPr>
              <w:jc w:val="both"/>
              <w:rPr>
                <w:lang w:val="en-US"/>
              </w:rPr>
            </w:pPr>
            <w:r>
              <w:rPr>
                <w:lang w:val="en-US"/>
              </w:rPr>
              <w:t>0</w:t>
            </w:r>
          </w:p>
        </w:tc>
        <w:tc>
          <w:tcPr>
            <w:tcW w:w="2689"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4150D9">
        <w:tc>
          <w:tcPr>
            <w:tcW w:w="3501" w:type="dxa"/>
          </w:tcPr>
          <w:p w14:paraId="31AEDF13" w14:textId="77777777" w:rsidR="006C1B08" w:rsidRPr="00080F7E" w:rsidRDefault="006C1B08" w:rsidP="006C1B08">
            <w:pPr>
              <w:jc w:val="both"/>
              <w:rPr>
                <w:lang w:val="en-US"/>
              </w:rPr>
            </w:pPr>
            <w:r w:rsidRPr="00080F7E">
              <w:rPr>
                <w:lang w:val="en-US"/>
              </w:rPr>
              <w:t>bve.all.genotyped</w:t>
            </w:r>
          </w:p>
        </w:tc>
        <w:tc>
          <w:tcPr>
            <w:tcW w:w="2872" w:type="dxa"/>
          </w:tcPr>
          <w:p w14:paraId="1CB0A902" w14:textId="77777777" w:rsidR="006C1B08" w:rsidRDefault="006C1B08" w:rsidP="006C1B08">
            <w:pPr>
              <w:jc w:val="both"/>
              <w:rPr>
                <w:lang w:val="en-US"/>
              </w:rPr>
            </w:pPr>
            <w:r>
              <w:rPr>
                <w:lang w:val="en-US"/>
              </w:rPr>
              <w:t>FALSE</w:t>
            </w:r>
          </w:p>
        </w:tc>
        <w:tc>
          <w:tcPr>
            <w:tcW w:w="2689"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4150D9">
        <w:tc>
          <w:tcPr>
            <w:tcW w:w="3501" w:type="dxa"/>
          </w:tcPr>
          <w:p w14:paraId="7689F5D6" w14:textId="77777777" w:rsidR="006C1B08" w:rsidRPr="00080F7E" w:rsidRDefault="006C1B08" w:rsidP="006C1B08">
            <w:pPr>
              <w:jc w:val="both"/>
              <w:rPr>
                <w:lang w:val="en-US"/>
              </w:rPr>
            </w:pPr>
            <w:r w:rsidRPr="00080F7E">
              <w:rPr>
                <w:lang w:val="en-US"/>
              </w:rPr>
              <w:t>bve.insert.gen</w:t>
            </w:r>
          </w:p>
        </w:tc>
        <w:tc>
          <w:tcPr>
            <w:tcW w:w="2872" w:type="dxa"/>
          </w:tcPr>
          <w:p w14:paraId="25A91C16" w14:textId="77777777" w:rsidR="006C1B08" w:rsidRDefault="006C1B08" w:rsidP="006C1B08">
            <w:pPr>
              <w:jc w:val="both"/>
              <w:rPr>
                <w:lang w:val="en-US"/>
              </w:rPr>
            </w:pPr>
            <w:r>
              <w:rPr>
                <w:lang w:val="en-US"/>
              </w:rPr>
              <w:t>NULL</w:t>
            </w:r>
          </w:p>
        </w:tc>
        <w:tc>
          <w:tcPr>
            <w:tcW w:w="2689"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4150D9">
        <w:tc>
          <w:tcPr>
            <w:tcW w:w="3501" w:type="dxa"/>
          </w:tcPr>
          <w:p w14:paraId="1F624CF5" w14:textId="77777777" w:rsidR="006C1B08" w:rsidRDefault="006C1B08" w:rsidP="006C1B08">
            <w:pPr>
              <w:jc w:val="both"/>
              <w:rPr>
                <w:lang w:val="en-US"/>
              </w:rPr>
            </w:pPr>
            <w:r>
              <w:rPr>
                <w:lang w:val="en-US"/>
              </w:rPr>
              <w:t>bve.insert.database</w:t>
            </w:r>
          </w:p>
        </w:tc>
        <w:tc>
          <w:tcPr>
            <w:tcW w:w="2872" w:type="dxa"/>
          </w:tcPr>
          <w:p w14:paraId="192F177E" w14:textId="77777777" w:rsidR="006C1B08" w:rsidRDefault="006C1B08" w:rsidP="006C1B08">
            <w:pPr>
              <w:jc w:val="both"/>
              <w:rPr>
                <w:lang w:val="en-US"/>
              </w:rPr>
            </w:pPr>
            <w:r>
              <w:rPr>
                <w:lang w:val="en-US"/>
              </w:rPr>
              <w:t>NULL</w:t>
            </w:r>
          </w:p>
        </w:tc>
        <w:tc>
          <w:tcPr>
            <w:tcW w:w="2689"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4150D9">
        <w:tc>
          <w:tcPr>
            <w:tcW w:w="3501" w:type="dxa"/>
          </w:tcPr>
          <w:p w14:paraId="19349208" w14:textId="77777777" w:rsidR="006C1B08" w:rsidRDefault="006C1B08" w:rsidP="006C1B08">
            <w:pPr>
              <w:jc w:val="both"/>
              <w:rPr>
                <w:lang w:val="en-US"/>
              </w:rPr>
            </w:pPr>
            <w:r>
              <w:rPr>
                <w:lang w:val="en-US"/>
              </w:rPr>
              <w:t>bve.insert.cohorts</w:t>
            </w:r>
          </w:p>
        </w:tc>
        <w:tc>
          <w:tcPr>
            <w:tcW w:w="2872" w:type="dxa"/>
          </w:tcPr>
          <w:p w14:paraId="10D30EE2" w14:textId="77777777" w:rsidR="006C1B08" w:rsidRDefault="006C1B08" w:rsidP="006C1B08">
            <w:pPr>
              <w:jc w:val="both"/>
              <w:rPr>
                <w:lang w:val="en-US"/>
              </w:rPr>
            </w:pPr>
            <w:r>
              <w:rPr>
                <w:lang w:val="en-US"/>
              </w:rPr>
              <w:t>NULL</w:t>
            </w:r>
          </w:p>
        </w:tc>
        <w:tc>
          <w:tcPr>
            <w:tcW w:w="2689"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4150D9">
        <w:tc>
          <w:tcPr>
            <w:tcW w:w="3501" w:type="dxa"/>
          </w:tcPr>
          <w:p w14:paraId="6D32000A" w14:textId="77777777" w:rsidR="006C1B08" w:rsidRPr="00080F7E" w:rsidRDefault="006C1B08" w:rsidP="006C1B08">
            <w:pPr>
              <w:jc w:val="both"/>
              <w:rPr>
                <w:lang w:val="en-US"/>
              </w:rPr>
            </w:pPr>
            <w:r w:rsidRPr="00080F7E">
              <w:rPr>
                <w:lang w:val="en-US"/>
              </w:rPr>
              <w:t>variance.correction</w:t>
            </w:r>
          </w:p>
        </w:tc>
        <w:tc>
          <w:tcPr>
            <w:tcW w:w="2872" w:type="dxa"/>
          </w:tcPr>
          <w:p w14:paraId="323863E3" w14:textId="77777777" w:rsidR="006C1B08" w:rsidRDefault="006C1B08" w:rsidP="006C1B08">
            <w:pPr>
              <w:jc w:val="both"/>
              <w:rPr>
                <w:lang w:val="en-US"/>
              </w:rPr>
            </w:pPr>
            <w:r>
              <w:rPr>
                <w:lang w:val="en-US"/>
              </w:rPr>
              <w:t>“none”</w:t>
            </w:r>
          </w:p>
        </w:tc>
        <w:tc>
          <w:tcPr>
            <w:tcW w:w="2689"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4150D9">
        <w:tc>
          <w:tcPr>
            <w:tcW w:w="3501" w:type="dxa"/>
          </w:tcPr>
          <w:p w14:paraId="68E4E2ED" w14:textId="77777777" w:rsidR="006C1B08" w:rsidRPr="00080F7E" w:rsidRDefault="006C1B08" w:rsidP="006C1B08">
            <w:pPr>
              <w:jc w:val="both"/>
              <w:rPr>
                <w:lang w:val="en-US"/>
              </w:rPr>
            </w:pPr>
            <w:r w:rsidRPr="00080F7E">
              <w:rPr>
                <w:lang w:val="en-US"/>
              </w:rPr>
              <w:lastRenderedPageBreak/>
              <w:t>bve.class</w:t>
            </w:r>
          </w:p>
        </w:tc>
        <w:tc>
          <w:tcPr>
            <w:tcW w:w="2872" w:type="dxa"/>
          </w:tcPr>
          <w:p w14:paraId="2FE29A2E" w14:textId="77777777" w:rsidR="006C1B08" w:rsidRDefault="006C1B08" w:rsidP="006C1B08">
            <w:pPr>
              <w:jc w:val="both"/>
              <w:rPr>
                <w:lang w:val="en-US"/>
              </w:rPr>
            </w:pPr>
            <w:r>
              <w:rPr>
                <w:lang w:val="en-US"/>
              </w:rPr>
              <w:t>NULL (take all)</w:t>
            </w:r>
            <w:r>
              <w:rPr>
                <w:lang w:val="en-US"/>
              </w:rPr>
              <w:tab/>
            </w:r>
          </w:p>
        </w:tc>
        <w:tc>
          <w:tcPr>
            <w:tcW w:w="2689"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4150D9">
        <w:tc>
          <w:tcPr>
            <w:tcW w:w="3501" w:type="dxa"/>
          </w:tcPr>
          <w:p w14:paraId="31583FF4" w14:textId="77777777" w:rsidR="006C1B08" w:rsidRPr="00080F7E" w:rsidRDefault="006C1B08" w:rsidP="006C1B08">
            <w:pPr>
              <w:jc w:val="both"/>
              <w:rPr>
                <w:lang w:val="en-US"/>
              </w:rPr>
            </w:pPr>
            <w:r w:rsidRPr="00080F7E">
              <w:rPr>
                <w:lang w:val="en-US"/>
              </w:rPr>
              <w:t>sigma.g</w:t>
            </w:r>
          </w:p>
        </w:tc>
        <w:tc>
          <w:tcPr>
            <w:tcW w:w="2872" w:type="dxa"/>
          </w:tcPr>
          <w:p w14:paraId="219A4145" w14:textId="77777777" w:rsidR="006C1B08" w:rsidRDefault="006C1B08" w:rsidP="006C1B08">
            <w:pPr>
              <w:jc w:val="both"/>
              <w:rPr>
                <w:lang w:val="en-US"/>
              </w:rPr>
            </w:pPr>
            <w:r>
              <w:rPr>
                <w:lang w:val="en-US"/>
              </w:rPr>
              <w:t>NULL</w:t>
            </w:r>
          </w:p>
        </w:tc>
        <w:tc>
          <w:tcPr>
            <w:tcW w:w="2689"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4150D9">
        <w:tc>
          <w:tcPr>
            <w:tcW w:w="3501" w:type="dxa"/>
          </w:tcPr>
          <w:p w14:paraId="1182C5F4" w14:textId="77777777" w:rsidR="006C1B08" w:rsidRPr="00080F7E" w:rsidRDefault="006C1B08" w:rsidP="006C1B08">
            <w:pPr>
              <w:jc w:val="both"/>
              <w:rPr>
                <w:lang w:val="en-US"/>
              </w:rPr>
            </w:pPr>
            <w:r w:rsidRPr="00080F7E">
              <w:rPr>
                <w:lang w:val="en-US"/>
              </w:rPr>
              <w:t>sigma.g.gen</w:t>
            </w:r>
          </w:p>
        </w:tc>
        <w:tc>
          <w:tcPr>
            <w:tcW w:w="2872" w:type="dxa"/>
          </w:tcPr>
          <w:p w14:paraId="60F0EBF8" w14:textId="77777777" w:rsidR="006C1B08" w:rsidRDefault="006C1B08" w:rsidP="006C1B08">
            <w:pPr>
              <w:jc w:val="both"/>
              <w:rPr>
                <w:lang w:val="en-US"/>
              </w:rPr>
            </w:pPr>
            <w:r>
              <w:rPr>
                <w:lang w:val="en-US"/>
              </w:rPr>
              <w:t>NULL</w:t>
            </w:r>
          </w:p>
        </w:tc>
        <w:tc>
          <w:tcPr>
            <w:tcW w:w="2689"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4150D9">
        <w:tc>
          <w:tcPr>
            <w:tcW w:w="3501" w:type="dxa"/>
          </w:tcPr>
          <w:p w14:paraId="5F066307" w14:textId="77777777" w:rsidR="006C1B08" w:rsidRPr="00080F7E" w:rsidRDefault="006C1B08" w:rsidP="006C1B08">
            <w:pPr>
              <w:jc w:val="both"/>
              <w:rPr>
                <w:lang w:val="en-US"/>
              </w:rPr>
            </w:pPr>
            <w:r w:rsidRPr="00080F7E">
              <w:rPr>
                <w:lang w:val="en-US"/>
              </w:rPr>
              <w:t>sigma.g.database</w:t>
            </w:r>
          </w:p>
        </w:tc>
        <w:tc>
          <w:tcPr>
            <w:tcW w:w="2872" w:type="dxa"/>
          </w:tcPr>
          <w:p w14:paraId="1311F5BD" w14:textId="77777777" w:rsidR="006C1B08" w:rsidRDefault="006C1B08" w:rsidP="006C1B08">
            <w:pPr>
              <w:jc w:val="both"/>
              <w:rPr>
                <w:lang w:val="en-US"/>
              </w:rPr>
            </w:pPr>
            <w:r>
              <w:rPr>
                <w:lang w:val="en-US"/>
              </w:rPr>
              <w:t>NULL</w:t>
            </w:r>
          </w:p>
        </w:tc>
        <w:tc>
          <w:tcPr>
            <w:tcW w:w="2689"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4150D9">
        <w:tc>
          <w:tcPr>
            <w:tcW w:w="3501" w:type="dxa"/>
          </w:tcPr>
          <w:p w14:paraId="6A22F069" w14:textId="77777777" w:rsidR="006C1B08" w:rsidRPr="00080F7E" w:rsidRDefault="006C1B08" w:rsidP="006C1B08">
            <w:pPr>
              <w:jc w:val="both"/>
              <w:rPr>
                <w:lang w:val="en-US"/>
              </w:rPr>
            </w:pPr>
            <w:r w:rsidRPr="00080F7E">
              <w:rPr>
                <w:lang w:val="en-US"/>
              </w:rPr>
              <w:t>sigma.g.cohorts</w:t>
            </w:r>
          </w:p>
        </w:tc>
        <w:tc>
          <w:tcPr>
            <w:tcW w:w="2872" w:type="dxa"/>
          </w:tcPr>
          <w:p w14:paraId="596DE4A1" w14:textId="77777777" w:rsidR="006C1B08" w:rsidRDefault="006C1B08" w:rsidP="006C1B08">
            <w:pPr>
              <w:jc w:val="both"/>
              <w:rPr>
                <w:lang w:val="en-US"/>
              </w:rPr>
            </w:pPr>
            <w:r>
              <w:rPr>
                <w:lang w:val="en-US"/>
              </w:rPr>
              <w:t>NULL</w:t>
            </w:r>
          </w:p>
        </w:tc>
        <w:tc>
          <w:tcPr>
            <w:tcW w:w="2689"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4150D9">
        <w:tc>
          <w:tcPr>
            <w:tcW w:w="3501" w:type="dxa"/>
          </w:tcPr>
          <w:p w14:paraId="1B9F1C75" w14:textId="77777777" w:rsidR="006C1B08" w:rsidRPr="00080F7E" w:rsidRDefault="006C1B08" w:rsidP="006C1B08">
            <w:pPr>
              <w:jc w:val="both"/>
              <w:rPr>
                <w:lang w:val="en-US"/>
              </w:rPr>
            </w:pPr>
            <w:r w:rsidRPr="00080F7E">
              <w:rPr>
                <w:lang w:val="en-US"/>
              </w:rPr>
              <w:t>forecast.sigma.g</w:t>
            </w:r>
          </w:p>
        </w:tc>
        <w:tc>
          <w:tcPr>
            <w:tcW w:w="2872" w:type="dxa"/>
          </w:tcPr>
          <w:p w14:paraId="42136B5A" w14:textId="77777777" w:rsidR="006C1B08" w:rsidRDefault="006C1B08" w:rsidP="006C1B08">
            <w:pPr>
              <w:jc w:val="both"/>
              <w:rPr>
                <w:lang w:val="en-US"/>
              </w:rPr>
            </w:pPr>
            <w:r>
              <w:rPr>
                <w:lang w:val="en-US"/>
              </w:rPr>
              <w:t>TRUE</w:t>
            </w:r>
          </w:p>
        </w:tc>
        <w:tc>
          <w:tcPr>
            <w:tcW w:w="2689"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4150D9">
        <w:tc>
          <w:tcPr>
            <w:tcW w:w="3501" w:type="dxa"/>
          </w:tcPr>
          <w:p w14:paraId="561574C7" w14:textId="77777777" w:rsidR="006C1B08" w:rsidRPr="00080F7E" w:rsidRDefault="006C1B08" w:rsidP="006C1B08">
            <w:pPr>
              <w:jc w:val="both"/>
              <w:rPr>
                <w:lang w:val="en-US"/>
              </w:rPr>
            </w:pPr>
            <w:r w:rsidRPr="00080F7E">
              <w:rPr>
                <w:lang w:val="en-US"/>
              </w:rPr>
              <w:t>remove.effect.position</w:t>
            </w:r>
          </w:p>
        </w:tc>
        <w:tc>
          <w:tcPr>
            <w:tcW w:w="2872" w:type="dxa"/>
          </w:tcPr>
          <w:p w14:paraId="102DCAF7" w14:textId="77777777" w:rsidR="006C1B08" w:rsidRDefault="006C1B08" w:rsidP="006C1B08">
            <w:pPr>
              <w:jc w:val="both"/>
              <w:rPr>
                <w:lang w:val="en-US"/>
              </w:rPr>
            </w:pPr>
            <w:r>
              <w:rPr>
                <w:lang w:val="en-US"/>
              </w:rPr>
              <w:t>FALSE</w:t>
            </w:r>
          </w:p>
        </w:tc>
        <w:tc>
          <w:tcPr>
            <w:tcW w:w="2689"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4150D9">
        <w:tc>
          <w:tcPr>
            <w:tcW w:w="3501" w:type="dxa"/>
          </w:tcPr>
          <w:p w14:paraId="32213E46" w14:textId="77777777" w:rsidR="006C1B08" w:rsidRPr="00080F7E" w:rsidRDefault="006C1B08" w:rsidP="006C1B08">
            <w:pPr>
              <w:jc w:val="both"/>
              <w:rPr>
                <w:lang w:val="en-US"/>
              </w:rPr>
            </w:pPr>
            <w:r w:rsidRPr="00080F7E">
              <w:rPr>
                <w:lang w:val="en-US"/>
              </w:rPr>
              <w:t>estimate.add.gen.var</w:t>
            </w:r>
          </w:p>
        </w:tc>
        <w:tc>
          <w:tcPr>
            <w:tcW w:w="2872" w:type="dxa"/>
          </w:tcPr>
          <w:p w14:paraId="405EDBFF" w14:textId="77777777" w:rsidR="006C1B08" w:rsidRDefault="006C1B08" w:rsidP="006C1B08">
            <w:pPr>
              <w:jc w:val="both"/>
              <w:rPr>
                <w:lang w:val="en-US"/>
              </w:rPr>
            </w:pPr>
            <w:r>
              <w:rPr>
                <w:lang w:val="en-US"/>
              </w:rPr>
              <w:t>FALSE</w:t>
            </w:r>
          </w:p>
        </w:tc>
        <w:tc>
          <w:tcPr>
            <w:tcW w:w="2689"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4150D9">
        <w:tc>
          <w:tcPr>
            <w:tcW w:w="3501" w:type="dxa"/>
          </w:tcPr>
          <w:p w14:paraId="18B32281" w14:textId="77777777" w:rsidR="006C1B08" w:rsidRPr="00080F7E" w:rsidRDefault="006C1B08" w:rsidP="006C1B08">
            <w:pPr>
              <w:jc w:val="both"/>
              <w:rPr>
                <w:lang w:val="en-US"/>
              </w:rPr>
            </w:pPr>
            <w:r w:rsidRPr="00080F7E">
              <w:rPr>
                <w:lang w:val="en-US"/>
              </w:rPr>
              <w:t>estimate.pheno.var</w:t>
            </w:r>
          </w:p>
        </w:tc>
        <w:tc>
          <w:tcPr>
            <w:tcW w:w="2872" w:type="dxa"/>
          </w:tcPr>
          <w:p w14:paraId="2B3F69C2" w14:textId="77777777" w:rsidR="006C1B08" w:rsidRDefault="006C1B08" w:rsidP="006C1B08">
            <w:pPr>
              <w:jc w:val="both"/>
              <w:rPr>
                <w:lang w:val="en-US"/>
              </w:rPr>
            </w:pPr>
            <w:r>
              <w:rPr>
                <w:lang w:val="en-US"/>
              </w:rPr>
              <w:t>FALSE</w:t>
            </w:r>
          </w:p>
        </w:tc>
        <w:tc>
          <w:tcPr>
            <w:tcW w:w="2689"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4150D9">
        <w:tc>
          <w:tcPr>
            <w:tcW w:w="3501" w:type="dxa"/>
          </w:tcPr>
          <w:p w14:paraId="1B762360" w14:textId="77777777" w:rsidR="006C1B08" w:rsidRPr="00080F7E" w:rsidRDefault="006C1B08" w:rsidP="006C1B08">
            <w:pPr>
              <w:jc w:val="both"/>
              <w:rPr>
                <w:lang w:val="en-US"/>
              </w:rPr>
            </w:pPr>
            <w:r w:rsidRPr="00080F7E">
              <w:rPr>
                <w:lang w:val="en-US"/>
              </w:rPr>
              <w:t>bve.avoid.duplicates</w:t>
            </w:r>
          </w:p>
        </w:tc>
        <w:tc>
          <w:tcPr>
            <w:tcW w:w="2872" w:type="dxa"/>
          </w:tcPr>
          <w:p w14:paraId="1E37E242" w14:textId="77777777" w:rsidR="006C1B08" w:rsidRDefault="006C1B08" w:rsidP="006C1B08">
            <w:pPr>
              <w:jc w:val="both"/>
              <w:rPr>
                <w:lang w:val="en-US"/>
              </w:rPr>
            </w:pPr>
            <w:r>
              <w:rPr>
                <w:lang w:val="en-US"/>
              </w:rPr>
              <w:t>TRUE</w:t>
            </w:r>
          </w:p>
        </w:tc>
        <w:tc>
          <w:tcPr>
            <w:tcW w:w="2689"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4150D9">
        <w:tc>
          <w:tcPr>
            <w:tcW w:w="3501" w:type="dxa"/>
          </w:tcPr>
          <w:p w14:paraId="170BF6EF" w14:textId="77777777" w:rsidR="006C1B08" w:rsidRPr="00080F7E" w:rsidRDefault="006C1B08" w:rsidP="006C1B08">
            <w:pPr>
              <w:jc w:val="both"/>
              <w:rPr>
                <w:lang w:val="en-US"/>
              </w:rPr>
            </w:pPr>
            <w:r w:rsidRPr="00080F7E">
              <w:rPr>
                <w:lang w:val="en-US"/>
              </w:rPr>
              <w:t>calculate.reliability</w:t>
            </w:r>
          </w:p>
        </w:tc>
        <w:tc>
          <w:tcPr>
            <w:tcW w:w="2872" w:type="dxa"/>
          </w:tcPr>
          <w:p w14:paraId="410CE320" w14:textId="77777777" w:rsidR="006C1B08" w:rsidRDefault="006C1B08" w:rsidP="006C1B08">
            <w:pPr>
              <w:jc w:val="both"/>
              <w:rPr>
                <w:lang w:val="en-US"/>
              </w:rPr>
            </w:pPr>
            <w:r>
              <w:rPr>
                <w:lang w:val="en-US"/>
              </w:rPr>
              <w:t>FALSE</w:t>
            </w:r>
          </w:p>
        </w:tc>
        <w:tc>
          <w:tcPr>
            <w:tcW w:w="2689"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4150D9">
        <w:tc>
          <w:tcPr>
            <w:tcW w:w="3501" w:type="dxa"/>
          </w:tcPr>
          <w:p w14:paraId="71F84155" w14:textId="77777777" w:rsidR="006C1B08" w:rsidRPr="00080F7E" w:rsidRDefault="006C1B08" w:rsidP="006C1B08">
            <w:pPr>
              <w:jc w:val="both"/>
              <w:rPr>
                <w:lang w:val="en-US"/>
              </w:rPr>
            </w:pPr>
            <w:r w:rsidRPr="00080F7E">
              <w:rPr>
                <w:lang w:val="en-US"/>
              </w:rPr>
              <w:t>estimate.reliability</w:t>
            </w:r>
          </w:p>
        </w:tc>
        <w:tc>
          <w:tcPr>
            <w:tcW w:w="2872" w:type="dxa"/>
          </w:tcPr>
          <w:p w14:paraId="5BEF4B9F" w14:textId="77777777" w:rsidR="006C1B08" w:rsidRDefault="006C1B08" w:rsidP="006C1B08">
            <w:pPr>
              <w:jc w:val="both"/>
              <w:rPr>
                <w:lang w:val="en-US"/>
              </w:rPr>
            </w:pPr>
            <w:r>
              <w:rPr>
                <w:lang w:val="en-US"/>
              </w:rPr>
              <w:t>FALSE</w:t>
            </w:r>
          </w:p>
        </w:tc>
        <w:tc>
          <w:tcPr>
            <w:tcW w:w="2689"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4150D9">
        <w:tc>
          <w:tcPr>
            <w:tcW w:w="3501" w:type="dxa"/>
          </w:tcPr>
          <w:p w14:paraId="355CA20A" w14:textId="77777777" w:rsidR="006C1B08" w:rsidRPr="00080F7E" w:rsidRDefault="006C1B08" w:rsidP="006C1B08">
            <w:pPr>
              <w:jc w:val="both"/>
              <w:rPr>
                <w:lang w:val="en-US"/>
              </w:rPr>
            </w:pPr>
            <w:r w:rsidRPr="00080F7E">
              <w:rPr>
                <w:lang w:val="en-US"/>
              </w:rPr>
              <w:t>bve.input.phenotype</w:t>
            </w:r>
          </w:p>
        </w:tc>
        <w:tc>
          <w:tcPr>
            <w:tcW w:w="2872" w:type="dxa"/>
          </w:tcPr>
          <w:p w14:paraId="3DC12DDA" w14:textId="77777777" w:rsidR="006C1B08" w:rsidRDefault="006C1B08" w:rsidP="006C1B08">
            <w:pPr>
              <w:jc w:val="both"/>
              <w:rPr>
                <w:lang w:val="en-US"/>
              </w:rPr>
            </w:pPr>
            <w:r>
              <w:rPr>
                <w:lang w:val="en-US"/>
              </w:rPr>
              <w:t>“own”</w:t>
            </w:r>
          </w:p>
        </w:tc>
        <w:tc>
          <w:tcPr>
            <w:tcW w:w="2689"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4150D9">
        <w:tc>
          <w:tcPr>
            <w:tcW w:w="3501" w:type="dxa"/>
          </w:tcPr>
          <w:p w14:paraId="1C8945C2" w14:textId="77777777" w:rsidR="006C1B08" w:rsidRPr="00080F7E" w:rsidRDefault="006C1B08" w:rsidP="006C1B08">
            <w:pPr>
              <w:jc w:val="both"/>
              <w:rPr>
                <w:lang w:val="en-US"/>
              </w:rPr>
            </w:pPr>
            <w:r w:rsidRPr="00080F7E">
              <w:rPr>
                <w:lang w:val="en-US"/>
              </w:rPr>
              <w:t>mas.bve</w:t>
            </w:r>
          </w:p>
        </w:tc>
        <w:tc>
          <w:tcPr>
            <w:tcW w:w="2872" w:type="dxa"/>
          </w:tcPr>
          <w:p w14:paraId="5945EAE2" w14:textId="77777777" w:rsidR="006C1B08" w:rsidRDefault="006C1B08" w:rsidP="006C1B08">
            <w:pPr>
              <w:jc w:val="both"/>
              <w:rPr>
                <w:lang w:val="en-US"/>
              </w:rPr>
            </w:pPr>
            <w:r>
              <w:rPr>
                <w:lang w:val="en-US"/>
              </w:rPr>
              <w:t>FALSE</w:t>
            </w:r>
          </w:p>
        </w:tc>
        <w:tc>
          <w:tcPr>
            <w:tcW w:w="2689"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4150D9">
        <w:tc>
          <w:tcPr>
            <w:tcW w:w="3501" w:type="dxa"/>
          </w:tcPr>
          <w:p w14:paraId="2CE0644E" w14:textId="77777777" w:rsidR="006C1B08" w:rsidRPr="00080F7E" w:rsidRDefault="006C1B08" w:rsidP="006C1B08">
            <w:pPr>
              <w:jc w:val="both"/>
              <w:rPr>
                <w:lang w:val="en-US"/>
              </w:rPr>
            </w:pPr>
            <w:r w:rsidRPr="00080F7E">
              <w:rPr>
                <w:lang w:val="en-US"/>
              </w:rPr>
              <w:t>mas.markers</w:t>
            </w:r>
          </w:p>
        </w:tc>
        <w:tc>
          <w:tcPr>
            <w:tcW w:w="2872" w:type="dxa"/>
          </w:tcPr>
          <w:p w14:paraId="3774C00E" w14:textId="77777777" w:rsidR="006C1B08" w:rsidRDefault="006C1B08" w:rsidP="006C1B08">
            <w:pPr>
              <w:jc w:val="both"/>
              <w:rPr>
                <w:lang w:val="en-US"/>
              </w:rPr>
            </w:pPr>
            <w:r>
              <w:rPr>
                <w:lang w:val="en-US"/>
              </w:rPr>
              <w:t>NULL</w:t>
            </w:r>
          </w:p>
        </w:tc>
        <w:tc>
          <w:tcPr>
            <w:tcW w:w="2689"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4150D9">
        <w:tc>
          <w:tcPr>
            <w:tcW w:w="3501" w:type="dxa"/>
          </w:tcPr>
          <w:p w14:paraId="4649C8F8" w14:textId="77777777" w:rsidR="006C1B08" w:rsidRPr="00080F7E" w:rsidRDefault="006C1B08" w:rsidP="006C1B08">
            <w:pPr>
              <w:jc w:val="both"/>
              <w:rPr>
                <w:lang w:val="en-US"/>
              </w:rPr>
            </w:pPr>
            <w:r w:rsidRPr="00080F7E">
              <w:rPr>
                <w:lang w:val="en-US"/>
              </w:rPr>
              <w:t>mas.number</w:t>
            </w:r>
          </w:p>
        </w:tc>
        <w:tc>
          <w:tcPr>
            <w:tcW w:w="2872" w:type="dxa"/>
          </w:tcPr>
          <w:p w14:paraId="17AF9A1A" w14:textId="77777777" w:rsidR="006C1B08" w:rsidRDefault="006C1B08" w:rsidP="006C1B08">
            <w:pPr>
              <w:jc w:val="both"/>
              <w:rPr>
                <w:lang w:val="en-US"/>
              </w:rPr>
            </w:pPr>
            <w:r>
              <w:rPr>
                <w:lang w:val="en-US"/>
              </w:rPr>
              <w:t>5</w:t>
            </w:r>
          </w:p>
        </w:tc>
        <w:tc>
          <w:tcPr>
            <w:tcW w:w="2689"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4150D9">
        <w:tc>
          <w:tcPr>
            <w:tcW w:w="3501" w:type="dxa"/>
          </w:tcPr>
          <w:p w14:paraId="63F8BF02" w14:textId="77777777" w:rsidR="006C1B08" w:rsidRPr="00080F7E" w:rsidRDefault="006C1B08" w:rsidP="006C1B08">
            <w:pPr>
              <w:jc w:val="both"/>
              <w:rPr>
                <w:lang w:val="en-US"/>
              </w:rPr>
            </w:pPr>
            <w:r w:rsidRPr="00080F7E">
              <w:rPr>
                <w:lang w:val="en-US"/>
              </w:rPr>
              <w:t>mas.effects</w:t>
            </w:r>
          </w:p>
        </w:tc>
        <w:tc>
          <w:tcPr>
            <w:tcW w:w="2872" w:type="dxa"/>
          </w:tcPr>
          <w:p w14:paraId="58C49BFF" w14:textId="77777777" w:rsidR="006C1B08" w:rsidRDefault="006C1B08" w:rsidP="006C1B08">
            <w:pPr>
              <w:jc w:val="both"/>
              <w:rPr>
                <w:lang w:val="en-US"/>
              </w:rPr>
            </w:pPr>
            <w:r>
              <w:rPr>
                <w:lang w:val="en-US"/>
              </w:rPr>
              <w:t>NULL</w:t>
            </w:r>
          </w:p>
        </w:tc>
        <w:tc>
          <w:tcPr>
            <w:tcW w:w="2689"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4150D9">
        <w:tc>
          <w:tcPr>
            <w:tcW w:w="3501" w:type="dxa"/>
          </w:tcPr>
          <w:p w14:paraId="7755454F" w14:textId="77777777" w:rsidR="006C1B08" w:rsidRPr="00080F7E" w:rsidRDefault="006C1B08" w:rsidP="006C1B08">
            <w:pPr>
              <w:jc w:val="both"/>
              <w:rPr>
                <w:lang w:val="en-US"/>
              </w:rPr>
            </w:pPr>
            <w:r w:rsidRPr="00080F7E">
              <w:rPr>
                <w:lang w:val="en-US"/>
              </w:rPr>
              <w:t>mas.geno</w:t>
            </w:r>
          </w:p>
        </w:tc>
        <w:tc>
          <w:tcPr>
            <w:tcW w:w="2872" w:type="dxa"/>
          </w:tcPr>
          <w:p w14:paraId="1D50E9DA" w14:textId="77777777" w:rsidR="006C1B08" w:rsidRDefault="006C1B08" w:rsidP="006C1B08">
            <w:pPr>
              <w:jc w:val="both"/>
              <w:rPr>
                <w:lang w:val="en-US"/>
              </w:rPr>
            </w:pPr>
            <w:r>
              <w:rPr>
                <w:lang w:val="en-US"/>
              </w:rPr>
              <w:t>NULL</w:t>
            </w:r>
          </w:p>
        </w:tc>
        <w:tc>
          <w:tcPr>
            <w:tcW w:w="2689"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4150D9">
        <w:tc>
          <w:tcPr>
            <w:tcW w:w="3501" w:type="dxa"/>
          </w:tcPr>
          <w:p w14:paraId="5959CA46" w14:textId="77777777" w:rsidR="006C1B08" w:rsidRDefault="006C1B08" w:rsidP="006C1B08">
            <w:pPr>
              <w:jc w:val="both"/>
              <w:rPr>
                <w:lang w:val="en-US"/>
              </w:rPr>
            </w:pPr>
            <w:r>
              <w:rPr>
                <w:lang w:val="en-US"/>
              </w:rPr>
              <w:t>bve.parent.mean</w:t>
            </w:r>
          </w:p>
        </w:tc>
        <w:tc>
          <w:tcPr>
            <w:tcW w:w="2872" w:type="dxa"/>
          </w:tcPr>
          <w:p w14:paraId="64B1C315" w14:textId="77777777" w:rsidR="006C1B08" w:rsidRDefault="006C1B08" w:rsidP="006C1B08">
            <w:pPr>
              <w:jc w:val="both"/>
              <w:rPr>
                <w:lang w:val="en-US"/>
              </w:rPr>
            </w:pPr>
            <w:r>
              <w:rPr>
                <w:lang w:val="en-US"/>
              </w:rPr>
              <w:t>FALSE</w:t>
            </w:r>
          </w:p>
        </w:tc>
        <w:tc>
          <w:tcPr>
            <w:tcW w:w="2689"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4150D9">
        <w:tc>
          <w:tcPr>
            <w:tcW w:w="3501" w:type="dxa"/>
          </w:tcPr>
          <w:p w14:paraId="464FCC83" w14:textId="77777777" w:rsidR="006C1B08" w:rsidRDefault="006C1B08" w:rsidP="006C1B08">
            <w:pPr>
              <w:jc w:val="both"/>
              <w:rPr>
                <w:lang w:val="en-US"/>
              </w:rPr>
            </w:pPr>
            <w:r>
              <w:rPr>
                <w:lang w:val="en-US"/>
              </w:rPr>
              <w:t>bve.grandparent.mean</w:t>
            </w:r>
          </w:p>
        </w:tc>
        <w:tc>
          <w:tcPr>
            <w:tcW w:w="2872" w:type="dxa"/>
          </w:tcPr>
          <w:p w14:paraId="7E65885D" w14:textId="77777777" w:rsidR="006C1B08" w:rsidRDefault="006C1B08" w:rsidP="006C1B08">
            <w:pPr>
              <w:jc w:val="both"/>
              <w:rPr>
                <w:lang w:val="en-US"/>
              </w:rPr>
            </w:pPr>
            <w:r>
              <w:rPr>
                <w:lang w:val="en-US"/>
              </w:rPr>
              <w:t>FALSE</w:t>
            </w:r>
          </w:p>
        </w:tc>
        <w:tc>
          <w:tcPr>
            <w:tcW w:w="2689"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4150D9">
        <w:tc>
          <w:tcPr>
            <w:tcW w:w="3501" w:type="dxa"/>
          </w:tcPr>
          <w:p w14:paraId="0D3907DE" w14:textId="77777777" w:rsidR="006C1B08" w:rsidRDefault="006C1B08" w:rsidP="006C1B08">
            <w:pPr>
              <w:jc w:val="both"/>
              <w:rPr>
                <w:lang w:val="en-US"/>
              </w:rPr>
            </w:pPr>
            <w:r>
              <w:rPr>
                <w:lang w:val="en-US"/>
              </w:rPr>
              <w:t>bve.mean.between</w:t>
            </w:r>
          </w:p>
        </w:tc>
        <w:tc>
          <w:tcPr>
            <w:tcW w:w="2872" w:type="dxa"/>
          </w:tcPr>
          <w:p w14:paraId="5FEF8239" w14:textId="77777777" w:rsidR="006C1B08" w:rsidRDefault="006C1B08" w:rsidP="006C1B08">
            <w:pPr>
              <w:jc w:val="both"/>
              <w:rPr>
                <w:lang w:val="en-US"/>
              </w:rPr>
            </w:pPr>
            <w:r>
              <w:rPr>
                <w:lang w:val="en-US"/>
              </w:rPr>
              <w:t>“bvepheno”</w:t>
            </w:r>
          </w:p>
        </w:tc>
        <w:tc>
          <w:tcPr>
            <w:tcW w:w="2689"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4150D9">
        <w:tc>
          <w:tcPr>
            <w:tcW w:w="3501" w:type="dxa"/>
          </w:tcPr>
          <w:p w14:paraId="401808CB" w14:textId="77777777" w:rsidR="006C1B08" w:rsidRDefault="006C1B08" w:rsidP="006C1B08">
            <w:pPr>
              <w:jc w:val="both"/>
              <w:rPr>
                <w:lang w:val="en-US"/>
              </w:rPr>
            </w:pPr>
            <w:r>
              <w:rPr>
                <w:lang w:val="en-US"/>
              </w:rPr>
              <w:t>bve.exclude.fixed.effects</w:t>
            </w:r>
          </w:p>
        </w:tc>
        <w:tc>
          <w:tcPr>
            <w:tcW w:w="2872" w:type="dxa"/>
          </w:tcPr>
          <w:p w14:paraId="75163A65" w14:textId="77777777" w:rsidR="006C1B08" w:rsidRDefault="006C1B08" w:rsidP="006C1B08">
            <w:pPr>
              <w:jc w:val="both"/>
              <w:rPr>
                <w:lang w:val="en-US"/>
              </w:rPr>
            </w:pPr>
            <w:r>
              <w:rPr>
                <w:lang w:val="en-US"/>
              </w:rPr>
              <w:t>NULL</w:t>
            </w:r>
          </w:p>
        </w:tc>
        <w:tc>
          <w:tcPr>
            <w:tcW w:w="2689"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4150D9">
        <w:tc>
          <w:tcPr>
            <w:tcW w:w="3501" w:type="dxa"/>
          </w:tcPr>
          <w:p w14:paraId="41D7C226" w14:textId="77777777" w:rsidR="006C1B08" w:rsidRDefault="006C1B08" w:rsidP="006C1B08">
            <w:pPr>
              <w:jc w:val="both"/>
              <w:rPr>
                <w:lang w:val="en-US"/>
              </w:rPr>
            </w:pPr>
            <w:r>
              <w:rPr>
                <w:lang w:val="en-US"/>
              </w:rPr>
              <w:t>bve.beta.hat.approx</w:t>
            </w:r>
          </w:p>
        </w:tc>
        <w:tc>
          <w:tcPr>
            <w:tcW w:w="2872" w:type="dxa"/>
          </w:tcPr>
          <w:p w14:paraId="0D400606" w14:textId="77777777" w:rsidR="006C1B08" w:rsidRDefault="006C1B08" w:rsidP="006C1B08">
            <w:pPr>
              <w:jc w:val="both"/>
              <w:rPr>
                <w:lang w:val="en-US"/>
              </w:rPr>
            </w:pPr>
            <w:r>
              <w:rPr>
                <w:lang w:val="en-US"/>
              </w:rPr>
              <w:t>TRUE</w:t>
            </w:r>
          </w:p>
        </w:tc>
        <w:tc>
          <w:tcPr>
            <w:tcW w:w="2689"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4150D9">
        <w:tc>
          <w:tcPr>
            <w:tcW w:w="3501" w:type="dxa"/>
          </w:tcPr>
          <w:p w14:paraId="1052D0FD" w14:textId="77777777" w:rsidR="006C1B08" w:rsidRPr="00BD2A3F" w:rsidRDefault="006C1B08" w:rsidP="006C1B08">
            <w:pPr>
              <w:jc w:val="both"/>
            </w:pPr>
            <w:r w:rsidRPr="00233299">
              <w:t>bve.per.sample.sigma.e</w:t>
            </w:r>
          </w:p>
        </w:tc>
        <w:tc>
          <w:tcPr>
            <w:tcW w:w="2872" w:type="dxa"/>
          </w:tcPr>
          <w:p w14:paraId="542841FE" w14:textId="77777777" w:rsidR="006C1B08" w:rsidRDefault="006C1B08" w:rsidP="006C1B08">
            <w:pPr>
              <w:jc w:val="both"/>
              <w:rPr>
                <w:lang w:val="en-US"/>
              </w:rPr>
            </w:pPr>
            <w:r>
              <w:t>TRUE</w:t>
            </w:r>
          </w:p>
        </w:tc>
        <w:tc>
          <w:tcPr>
            <w:tcW w:w="2689"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4150D9">
        <w:tc>
          <w:tcPr>
            <w:tcW w:w="3501" w:type="dxa"/>
          </w:tcPr>
          <w:p w14:paraId="4A65CD19" w14:textId="090AF3EC" w:rsidR="00064A12" w:rsidRPr="00233299" w:rsidRDefault="00DB3328" w:rsidP="006C1B08">
            <w:pPr>
              <w:jc w:val="both"/>
            </w:pPr>
            <w:r>
              <w:t>bve.p_i.list</w:t>
            </w:r>
          </w:p>
        </w:tc>
        <w:tc>
          <w:tcPr>
            <w:tcW w:w="2872" w:type="dxa"/>
          </w:tcPr>
          <w:p w14:paraId="3E7A2720" w14:textId="213553F3" w:rsidR="00064A12" w:rsidRDefault="00651EA0" w:rsidP="006C1B08">
            <w:pPr>
              <w:jc w:val="both"/>
            </w:pPr>
            <w:r>
              <w:t>NULL</w:t>
            </w:r>
          </w:p>
        </w:tc>
        <w:tc>
          <w:tcPr>
            <w:tcW w:w="2689"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4150D9">
        <w:tc>
          <w:tcPr>
            <w:tcW w:w="3501" w:type="dxa"/>
          </w:tcPr>
          <w:p w14:paraId="63DAF400" w14:textId="6B26AAB5" w:rsidR="00064A12" w:rsidRPr="00233299" w:rsidRDefault="00DB3328" w:rsidP="006C1B08">
            <w:pPr>
              <w:jc w:val="both"/>
            </w:pPr>
            <w:r>
              <w:t>bve.p_i.gen</w:t>
            </w:r>
          </w:p>
        </w:tc>
        <w:tc>
          <w:tcPr>
            <w:tcW w:w="2872" w:type="dxa"/>
          </w:tcPr>
          <w:p w14:paraId="61CFA300" w14:textId="291381A4" w:rsidR="00064A12" w:rsidRDefault="00651EA0" w:rsidP="006C1B08">
            <w:pPr>
              <w:jc w:val="both"/>
            </w:pPr>
            <w:r>
              <w:t>NULL</w:t>
            </w:r>
          </w:p>
        </w:tc>
        <w:tc>
          <w:tcPr>
            <w:tcW w:w="2689" w:type="dxa"/>
          </w:tcPr>
          <w:p w14:paraId="75AD32A1" w14:textId="77777777" w:rsidR="00064A12" w:rsidRDefault="00064A12" w:rsidP="006C1B08">
            <w:pPr>
              <w:jc w:val="both"/>
              <w:rPr>
                <w:noProof/>
                <w:lang w:eastAsia="de-DE"/>
              </w:rPr>
            </w:pPr>
          </w:p>
        </w:tc>
      </w:tr>
      <w:tr w:rsidR="00DB3328" w:rsidRPr="0005434E" w14:paraId="40973A7C" w14:textId="77777777" w:rsidTr="004150D9">
        <w:tc>
          <w:tcPr>
            <w:tcW w:w="3501" w:type="dxa"/>
          </w:tcPr>
          <w:p w14:paraId="7F889F0D" w14:textId="13C6BE87" w:rsidR="00DB3328" w:rsidRPr="00233299" w:rsidRDefault="00DB3328" w:rsidP="00DB3328">
            <w:pPr>
              <w:jc w:val="both"/>
            </w:pPr>
            <w:r>
              <w:t>bve.p_i.database</w:t>
            </w:r>
          </w:p>
        </w:tc>
        <w:tc>
          <w:tcPr>
            <w:tcW w:w="2872" w:type="dxa"/>
          </w:tcPr>
          <w:p w14:paraId="374ABA46" w14:textId="6A58A9F0" w:rsidR="00DB3328" w:rsidRDefault="00651EA0" w:rsidP="00DB3328">
            <w:pPr>
              <w:jc w:val="both"/>
            </w:pPr>
            <w:r>
              <w:t>NULL</w:t>
            </w:r>
          </w:p>
        </w:tc>
        <w:tc>
          <w:tcPr>
            <w:tcW w:w="2689" w:type="dxa"/>
          </w:tcPr>
          <w:p w14:paraId="48D8CF58" w14:textId="77777777" w:rsidR="00DB3328" w:rsidRDefault="00DB3328" w:rsidP="00DB3328">
            <w:pPr>
              <w:jc w:val="both"/>
              <w:rPr>
                <w:noProof/>
                <w:lang w:eastAsia="de-DE"/>
              </w:rPr>
            </w:pPr>
          </w:p>
        </w:tc>
      </w:tr>
      <w:tr w:rsidR="00DB3328" w:rsidRPr="0005434E" w14:paraId="483AF5DD" w14:textId="77777777" w:rsidTr="004150D9">
        <w:tc>
          <w:tcPr>
            <w:tcW w:w="3501" w:type="dxa"/>
          </w:tcPr>
          <w:p w14:paraId="25C3AA49" w14:textId="67BB7C02" w:rsidR="00DB3328" w:rsidRPr="00233299" w:rsidRDefault="00DB3328" w:rsidP="00DB3328">
            <w:pPr>
              <w:jc w:val="both"/>
            </w:pPr>
            <w:r>
              <w:t>bve.p_i.cohorts</w:t>
            </w:r>
          </w:p>
        </w:tc>
        <w:tc>
          <w:tcPr>
            <w:tcW w:w="2872" w:type="dxa"/>
          </w:tcPr>
          <w:p w14:paraId="5E6877F0" w14:textId="6C019464" w:rsidR="00DB3328" w:rsidRDefault="00651EA0" w:rsidP="00DB3328">
            <w:pPr>
              <w:jc w:val="both"/>
            </w:pPr>
            <w:r>
              <w:t>NULL</w:t>
            </w:r>
          </w:p>
        </w:tc>
        <w:tc>
          <w:tcPr>
            <w:tcW w:w="2689" w:type="dxa"/>
          </w:tcPr>
          <w:p w14:paraId="68CE2A55" w14:textId="77777777" w:rsidR="00DB3328" w:rsidRDefault="00DB3328" w:rsidP="00DB3328">
            <w:pPr>
              <w:jc w:val="both"/>
              <w:rPr>
                <w:noProof/>
                <w:lang w:eastAsia="de-DE"/>
              </w:rPr>
            </w:pPr>
          </w:p>
        </w:tc>
      </w:tr>
      <w:tr w:rsidR="00DB3328" w:rsidRPr="0005434E" w14:paraId="52767FBC" w14:textId="77777777" w:rsidTr="004150D9">
        <w:tc>
          <w:tcPr>
            <w:tcW w:w="3501" w:type="dxa"/>
          </w:tcPr>
          <w:p w14:paraId="0AF88776" w14:textId="4D68EEBE" w:rsidR="00DB3328" w:rsidRPr="00233299" w:rsidRDefault="00DB3328" w:rsidP="00DB3328">
            <w:pPr>
              <w:jc w:val="both"/>
            </w:pPr>
            <w:r>
              <w:t>bve.p_i.exclude.nongenotyped</w:t>
            </w:r>
          </w:p>
        </w:tc>
        <w:tc>
          <w:tcPr>
            <w:tcW w:w="2872" w:type="dxa"/>
          </w:tcPr>
          <w:p w14:paraId="7B7161F3" w14:textId="49BA8884" w:rsidR="00DB3328" w:rsidRDefault="00651EA0" w:rsidP="00DB3328">
            <w:pPr>
              <w:jc w:val="both"/>
            </w:pPr>
            <w:r>
              <w:t>FALSE</w:t>
            </w:r>
          </w:p>
        </w:tc>
        <w:tc>
          <w:tcPr>
            <w:tcW w:w="2689" w:type="dxa"/>
          </w:tcPr>
          <w:p w14:paraId="47C7AE4C" w14:textId="799E3BB7" w:rsidR="00DB3328" w:rsidRDefault="00651EA0" w:rsidP="00DB3328">
            <w:pPr>
              <w:jc w:val="both"/>
              <w:rPr>
                <w:noProof/>
                <w:lang w:eastAsia="de-DE"/>
              </w:rPr>
            </w:pPr>
            <w:r>
              <w:rPr>
                <w:noProof/>
                <w:lang w:eastAsia="de-DE"/>
              </w:rPr>
              <w:t>TRUE</w:t>
            </w:r>
          </w:p>
        </w:tc>
      </w:tr>
      <w:tr w:rsidR="006C7B2B" w:rsidRPr="0005434E" w14:paraId="1C8740BC" w14:textId="77777777" w:rsidTr="004150D9">
        <w:tc>
          <w:tcPr>
            <w:tcW w:w="3501" w:type="dxa"/>
          </w:tcPr>
          <w:p w14:paraId="5EDDA26C" w14:textId="0C0B5219" w:rsidR="006C7B2B" w:rsidRDefault="00412BAD" w:rsidP="00DB3328">
            <w:pPr>
              <w:jc w:val="both"/>
            </w:pPr>
            <w:r>
              <w:t>bve.use.all.copy</w:t>
            </w:r>
          </w:p>
        </w:tc>
        <w:tc>
          <w:tcPr>
            <w:tcW w:w="2872" w:type="dxa"/>
          </w:tcPr>
          <w:p w14:paraId="77ACF02F" w14:textId="35EFC5D5" w:rsidR="006C7B2B" w:rsidRDefault="00412BAD" w:rsidP="00DB3328">
            <w:pPr>
              <w:jc w:val="both"/>
            </w:pPr>
            <w:r>
              <w:t>FALSE</w:t>
            </w:r>
          </w:p>
        </w:tc>
        <w:tc>
          <w:tcPr>
            <w:tcW w:w="2689" w:type="dxa"/>
          </w:tcPr>
          <w:p w14:paraId="40872AF1" w14:textId="0344A849" w:rsidR="006C7B2B" w:rsidRDefault="00412BAD" w:rsidP="00DB3328">
            <w:pPr>
              <w:jc w:val="both"/>
              <w:rPr>
                <w:noProof/>
                <w:lang w:eastAsia="de-DE"/>
              </w:rPr>
            </w:pPr>
            <w:r>
              <w:rPr>
                <w:noProof/>
                <w:lang w:eastAsia="de-DE"/>
              </w:rPr>
              <w:t>TRUE</w:t>
            </w:r>
          </w:p>
        </w:tc>
      </w:tr>
      <w:tr w:rsidR="006C7B2B" w:rsidRPr="0005434E" w14:paraId="5DBDF112" w14:textId="77777777" w:rsidTr="004150D9">
        <w:tc>
          <w:tcPr>
            <w:tcW w:w="3501" w:type="dxa"/>
          </w:tcPr>
          <w:p w14:paraId="1AE3D781" w14:textId="7DA46FF9" w:rsidR="006C7B2B" w:rsidRDefault="00412BAD" w:rsidP="00DB3328">
            <w:pPr>
              <w:jc w:val="both"/>
            </w:pPr>
            <w:r>
              <w:t>bve.pedigree.error</w:t>
            </w:r>
          </w:p>
        </w:tc>
        <w:tc>
          <w:tcPr>
            <w:tcW w:w="2872" w:type="dxa"/>
          </w:tcPr>
          <w:p w14:paraId="31CF236A" w14:textId="0901BD40" w:rsidR="006C7B2B" w:rsidRDefault="00412BAD" w:rsidP="00DB3328">
            <w:pPr>
              <w:jc w:val="both"/>
            </w:pPr>
            <w:r>
              <w:t>TRUE</w:t>
            </w:r>
          </w:p>
        </w:tc>
        <w:tc>
          <w:tcPr>
            <w:tcW w:w="2689" w:type="dxa"/>
          </w:tcPr>
          <w:p w14:paraId="728E7225" w14:textId="2D07B9DA" w:rsidR="006C7B2B" w:rsidRDefault="00412BAD" w:rsidP="00DB3328">
            <w:pPr>
              <w:jc w:val="both"/>
              <w:rPr>
                <w:noProof/>
                <w:lang w:eastAsia="de-DE"/>
              </w:rPr>
            </w:pPr>
            <w:r>
              <w:rPr>
                <w:noProof/>
                <w:lang w:eastAsia="de-DE"/>
              </w:rPr>
              <w:t>FALSE</w:t>
            </w:r>
          </w:p>
        </w:tc>
      </w:tr>
      <w:tr w:rsidR="00DB3328" w:rsidRPr="00947701" w14:paraId="440B8BFF" w14:textId="77777777" w:rsidTr="00AE0EE6">
        <w:tc>
          <w:tcPr>
            <w:tcW w:w="9062" w:type="dxa"/>
            <w:gridSpan w:val="3"/>
          </w:tcPr>
          <w:p w14:paraId="75FE9E4B" w14:textId="77777777" w:rsidR="00DB3328" w:rsidRPr="009F218C" w:rsidRDefault="00DB3328" w:rsidP="00DB3328">
            <w:pPr>
              <w:jc w:val="both"/>
              <w:rPr>
                <w:b/>
                <w:bCs/>
                <w:i/>
                <w:iCs/>
                <w:noProof/>
                <w:u w:val="single"/>
                <w:lang w:val="en-US" w:eastAsia="de-DE"/>
              </w:rPr>
            </w:pPr>
            <w:r w:rsidRPr="009F218C">
              <w:rPr>
                <w:b/>
                <w:bCs/>
                <w:i/>
                <w:iCs/>
                <w:u w:val="single"/>
                <w:lang w:val="en-US"/>
              </w:rPr>
              <w:t>Software for breeding value estimation</w:t>
            </w:r>
          </w:p>
        </w:tc>
      </w:tr>
      <w:tr w:rsidR="00DB3328" w:rsidRPr="0005434E" w14:paraId="3869527F" w14:textId="77777777" w:rsidTr="004150D9">
        <w:tc>
          <w:tcPr>
            <w:tcW w:w="3501" w:type="dxa"/>
          </w:tcPr>
          <w:p w14:paraId="0A068D15" w14:textId="77777777" w:rsidR="00DB3328" w:rsidRPr="00080F7E" w:rsidRDefault="00DB3328" w:rsidP="00DB3328">
            <w:pPr>
              <w:jc w:val="both"/>
            </w:pPr>
            <w:r w:rsidRPr="00080F7E">
              <w:t>mobps.bve</w:t>
            </w:r>
          </w:p>
        </w:tc>
        <w:tc>
          <w:tcPr>
            <w:tcW w:w="2872" w:type="dxa"/>
          </w:tcPr>
          <w:p w14:paraId="385F1122" w14:textId="77777777" w:rsidR="00DB3328" w:rsidRDefault="00DB3328" w:rsidP="00DB3328">
            <w:pPr>
              <w:jc w:val="both"/>
            </w:pPr>
            <w:r>
              <w:t>TRUE</w:t>
            </w:r>
          </w:p>
        </w:tc>
        <w:tc>
          <w:tcPr>
            <w:tcW w:w="2689"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4150D9">
        <w:tc>
          <w:tcPr>
            <w:tcW w:w="3501" w:type="dxa"/>
          </w:tcPr>
          <w:p w14:paraId="3B8E9B7E" w14:textId="77777777" w:rsidR="00DB3328" w:rsidRPr="00233299" w:rsidRDefault="00DB3328" w:rsidP="00DB3328">
            <w:pPr>
              <w:jc w:val="both"/>
            </w:pPr>
            <w:r>
              <w:t>mixblup.bve</w:t>
            </w:r>
          </w:p>
        </w:tc>
        <w:tc>
          <w:tcPr>
            <w:tcW w:w="2872" w:type="dxa"/>
          </w:tcPr>
          <w:p w14:paraId="68F003F1" w14:textId="77777777" w:rsidR="00DB3328" w:rsidRDefault="00DB3328" w:rsidP="00DB3328">
            <w:pPr>
              <w:jc w:val="both"/>
            </w:pPr>
            <w:r>
              <w:t>FALSE</w:t>
            </w:r>
          </w:p>
        </w:tc>
        <w:tc>
          <w:tcPr>
            <w:tcW w:w="2689" w:type="dxa"/>
          </w:tcPr>
          <w:p w14:paraId="5AD42637" w14:textId="77777777" w:rsidR="00DB3328" w:rsidRDefault="00DB3328" w:rsidP="00DB3328">
            <w:pPr>
              <w:jc w:val="both"/>
              <w:rPr>
                <w:noProof/>
                <w:lang w:eastAsia="de-DE"/>
              </w:rPr>
            </w:pPr>
            <w:r>
              <w:rPr>
                <w:noProof/>
                <w:lang w:eastAsia="de-DE"/>
              </w:rPr>
              <w:t>TRUE</w:t>
            </w:r>
          </w:p>
        </w:tc>
      </w:tr>
      <w:tr w:rsidR="0035150A" w:rsidRPr="0005434E" w14:paraId="33ECA6A6" w14:textId="77777777" w:rsidTr="004150D9">
        <w:tc>
          <w:tcPr>
            <w:tcW w:w="3501" w:type="dxa"/>
          </w:tcPr>
          <w:p w14:paraId="0D181401" w14:textId="03C8B0C3" w:rsidR="0035150A" w:rsidRDefault="0035150A" w:rsidP="00DB3328">
            <w:pPr>
              <w:jc w:val="both"/>
            </w:pPr>
            <w:r>
              <w:t>blupf90.bve</w:t>
            </w:r>
          </w:p>
        </w:tc>
        <w:tc>
          <w:tcPr>
            <w:tcW w:w="2872" w:type="dxa"/>
          </w:tcPr>
          <w:p w14:paraId="6FC4191E" w14:textId="6B0C1516" w:rsidR="0035150A" w:rsidRDefault="0035150A" w:rsidP="00DB3328">
            <w:pPr>
              <w:jc w:val="both"/>
            </w:pPr>
            <w:r>
              <w:t>FALSE</w:t>
            </w:r>
          </w:p>
        </w:tc>
        <w:tc>
          <w:tcPr>
            <w:tcW w:w="2689" w:type="dxa"/>
          </w:tcPr>
          <w:p w14:paraId="51047AED" w14:textId="111592EF" w:rsidR="0035150A" w:rsidRDefault="0035150A" w:rsidP="00DB3328">
            <w:pPr>
              <w:jc w:val="both"/>
              <w:rPr>
                <w:noProof/>
                <w:lang w:eastAsia="de-DE"/>
              </w:rPr>
            </w:pPr>
            <w:r>
              <w:rPr>
                <w:noProof/>
                <w:lang w:eastAsia="de-DE"/>
              </w:rPr>
              <w:t>TRUE</w:t>
            </w:r>
          </w:p>
        </w:tc>
      </w:tr>
      <w:tr w:rsidR="00DB3328" w:rsidRPr="0005434E" w14:paraId="493DD3E8" w14:textId="77777777" w:rsidTr="004150D9">
        <w:tc>
          <w:tcPr>
            <w:tcW w:w="3501" w:type="dxa"/>
          </w:tcPr>
          <w:p w14:paraId="6107369E" w14:textId="77777777" w:rsidR="00DB3328" w:rsidRPr="00233299" w:rsidRDefault="00DB3328" w:rsidP="00DB3328">
            <w:pPr>
              <w:jc w:val="both"/>
            </w:pPr>
            <w:r>
              <w:t>emmreml.bve</w:t>
            </w:r>
          </w:p>
        </w:tc>
        <w:tc>
          <w:tcPr>
            <w:tcW w:w="2872" w:type="dxa"/>
          </w:tcPr>
          <w:p w14:paraId="6CC74408" w14:textId="77777777" w:rsidR="00DB3328" w:rsidRDefault="00DB3328" w:rsidP="00DB3328">
            <w:pPr>
              <w:jc w:val="both"/>
            </w:pPr>
            <w:r>
              <w:t>FALSE</w:t>
            </w:r>
          </w:p>
        </w:tc>
        <w:tc>
          <w:tcPr>
            <w:tcW w:w="2689"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4150D9">
        <w:tc>
          <w:tcPr>
            <w:tcW w:w="3501" w:type="dxa"/>
          </w:tcPr>
          <w:p w14:paraId="63F740FF" w14:textId="77777777" w:rsidR="00DB3328" w:rsidRPr="00080F7E" w:rsidRDefault="00DB3328" w:rsidP="00DB3328">
            <w:pPr>
              <w:jc w:val="both"/>
            </w:pPr>
            <w:r w:rsidRPr="00080F7E">
              <w:t>rrblup.bve</w:t>
            </w:r>
          </w:p>
        </w:tc>
        <w:tc>
          <w:tcPr>
            <w:tcW w:w="2872" w:type="dxa"/>
          </w:tcPr>
          <w:p w14:paraId="1F856F0C" w14:textId="77777777" w:rsidR="00DB3328" w:rsidRDefault="00DB3328" w:rsidP="00DB3328">
            <w:pPr>
              <w:jc w:val="both"/>
            </w:pPr>
            <w:r>
              <w:t>FALSE</w:t>
            </w:r>
          </w:p>
        </w:tc>
        <w:tc>
          <w:tcPr>
            <w:tcW w:w="2689"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4150D9">
        <w:tc>
          <w:tcPr>
            <w:tcW w:w="3501" w:type="dxa"/>
          </w:tcPr>
          <w:p w14:paraId="68D4F0B6" w14:textId="77777777" w:rsidR="00DB3328" w:rsidRPr="00080F7E" w:rsidRDefault="00DB3328" w:rsidP="00DB3328">
            <w:pPr>
              <w:jc w:val="both"/>
            </w:pPr>
            <w:r w:rsidRPr="00080F7E">
              <w:lastRenderedPageBreak/>
              <w:t>sommer.bve</w:t>
            </w:r>
          </w:p>
        </w:tc>
        <w:tc>
          <w:tcPr>
            <w:tcW w:w="2872" w:type="dxa"/>
          </w:tcPr>
          <w:p w14:paraId="4C2356D9" w14:textId="77777777" w:rsidR="00DB3328" w:rsidRDefault="00DB3328" w:rsidP="00DB3328">
            <w:pPr>
              <w:jc w:val="both"/>
            </w:pPr>
            <w:r>
              <w:t>FALSE</w:t>
            </w:r>
          </w:p>
        </w:tc>
        <w:tc>
          <w:tcPr>
            <w:tcW w:w="2689"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4150D9">
        <w:tc>
          <w:tcPr>
            <w:tcW w:w="3501" w:type="dxa"/>
          </w:tcPr>
          <w:p w14:paraId="7BB1060A" w14:textId="77777777" w:rsidR="00DB3328" w:rsidRPr="00080F7E" w:rsidRDefault="00DB3328" w:rsidP="00DB3328">
            <w:pPr>
              <w:jc w:val="both"/>
            </w:pPr>
            <w:r w:rsidRPr="00080F7E">
              <w:t>sommer.multi.bve</w:t>
            </w:r>
          </w:p>
        </w:tc>
        <w:tc>
          <w:tcPr>
            <w:tcW w:w="2872" w:type="dxa"/>
          </w:tcPr>
          <w:p w14:paraId="5141A5AB" w14:textId="77777777" w:rsidR="00DB3328" w:rsidRDefault="00DB3328" w:rsidP="00DB3328">
            <w:pPr>
              <w:jc w:val="both"/>
            </w:pPr>
            <w:r>
              <w:t>FALSE</w:t>
            </w:r>
          </w:p>
        </w:tc>
        <w:tc>
          <w:tcPr>
            <w:tcW w:w="2689"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4150D9">
        <w:tc>
          <w:tcPr>
            <w:tcW w:w="3501" w:type="dxa"/>
          </w:tcPr>
          <w:p w14:paraId="00B57E77" w14:textId="77777777" w:rsidR="00DB3328" w:rsidRPr="00080F7E" w:rsidRDefault="00DB3328" w:rsidP="00DB3328">
            <w:pPr>
              <w:jc w:val="both"/>
            </w:pPr>
            <w:r w:rsidRPr="00080F7E">
              <w:t>pseudo.bve</w:t>
            </w:r>
          </w:p>
        </w:tc>
        <w:tc>
          <w:tcPr>
            <w:tcW w:w="2872" w:type="dxa"/>
          </w:tcPr>
          <w:p w14:paraId="4DC14198" w14:textId="77777777" w:rsidR="00DB3328" w:rsidRDefault="00DB3328" w:rsidP="00DB3328">
            <w:pPr>
              <w:jc w:val="both"/>
            </w:pPr>
            <w:r>
              <w:t>FALSE</w:t>
            </w:r>
          </w:p>
        </w:tc>
        <w:tc>
          <w:tcPr>
            <w:tcW w:w="2689"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4150D9">
        <w:tc>
          <w:tcPr>
            <w:tcW w:w="3501" w:type="dxa"/>
          </w:tcPr>
          <w:p w14:paraId="7C2D25DC" w14:textId="77777777" w:rsidR="00DB3328" w:rsidRPr="00080F7E" w:rsidRDefault="00DB3328" w:rsidP="00DB3328">
            <w:pPr>
              <w:jc w:val="both"/>
            </w:pPr>
            <w:r w:rsidRPr="00080F7E">
              <w:t>pseudo.bve.accuracy</w:t>
            </w:r>
          </w:p>
        </w:tc>
        <w:tc>
          <w:tcPr>
            <w:tcW w:w="2872" w:type="dxa"/>
          </w:tcPr>
          <w:p w14:paraId="6B127350" w14:textId="77777777" w:rsidR="00DB3328" w:rsidRDefault="00DB3328" w:rsidP="00DB3328">
            <w:pPr>
              <w:jc w:val="both"/>
            </w:pPr>
            <w:r>
              <w:t>1</w:t>
            </w:r>
          </w:p>
        </w:tc>
        <w:tc>
          <w:tcPr>
            <w:tcW w:w="2689"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947701" w14:paraId="65B67BA6" w14:textId="77777777" w:rsidTr="004150D9">
        <w:tc>
          <w:tcPr>
            <w:tcW w:w="3501" w:type="dxa"/>
          </w:tcPr>
          <w:p w14:paraId="23DE2E91" w14:textId="77777777" w:rsidR="00DB3328" w:rsidRPr="00383611" w:rsidRDefault="00DB3328" w:rsidP="00DB3328">
            <w:pPr>
              <w:jc w:val="both"/>
              <w:rPr>
                <w:b/>
                <w:bCs/>
              </w:rPr>
            </w:pPr>
            <w:r>
              <w:rPr>
                <w:lang w:val="en-US"/>
              </w:rPr>
              <w:t>bve.solve</w:t>
            </w:r>
          </w:p>
        </w:tc>
        <w:tc>
          <w:tcPr>
            <w:tcW w:w="2872" w:type="dxa"/>
          </w:tcPr>
          <w:p w14:paraId="1DAD261A" w14:textId="77777777" w:rsidR="00DB3328" w:rsidRDefault="00DB3328" w:rsidP="00DB3328">
            <w:pPr>
              <w:jc w:val="both"/>
            </w:pPr>
            <w:r>
              <w:rPr>
                <w:lang w:val="en-US"/>
              </w:rPr>
              <w:t>“exact”</w:t>
            </w:r>
          </w:p>
        </w:tc>
        <w:tc>
          <w:tcPr>
            <w:tcW w:w="2689" w:type="dxa"/>
          </w:tcPr>
          <w:p w14:paraId="169B7A7B" w14:textId="77777777" w:rsidR="00DB3328" w:rsidRPr="009F218C" w:rsidRDefault="00DB3328" w:rsidP="00DB3328">
            <w:pPr>
              <w:jc w:val="both"/>
              <w:rPr>
                <w:noProof/>
                <w:lang w:val="en-US" w:eastAsia="de-DE"/>
              </w:rPr>
            </w:pPr>
            <w:r>
              <w:rPr>
                <w:lang w:val="en-US"/>
              </w:rPr>
              <w:t>“pcg”, function to replace solve() in the BVE.</w:t>
            </w:r>
          </w:p>
        </w:tc>
      </w:tr>
      <w:tr w:rsidR="00DB3328" w:rsidRPr="0005434E" w14:paraId="1B79C413" w14:textId="77777777" w:rsidTr="004150D9">
        <w:tc>
          <w:tcPr>
            <w:tcW w:w="3501"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2872" w:type="dxa"/>
          </w:tcPr>
          <w:p w14:paraId="70F06321" w14:textId="77777777" w:rsidR="00DB3328" w:rsidRDefault="00DB3328" w:rsidP="00DB3328">
            <w:pPr>
              <w:jc w:val="both"/>
            </w:pPr>
            <w:r>
              <w:rPr>
                <w:lang w:val="en-US"/>
              </w:rPr>
              <w:t>FALSE</w:t>
            </w:r>
          </w:p>
        </w:tc>
        <w:tc>
          <w:tcPr>
            <w:tcW w:w="2689"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4150D9">
        <w:tc>
          <w:tcPr>
            <w:tcW w:w="3501" w:type="dxa"/>
          </w:tcPr>
          <w:p w14:paraId="2963BD9C" w14:textId="2BC65A3F" w:rsidR="00DB3328" w:rsidRPr="00B20863" w:rsidRDefault="00B20863" w:rsidP="00DB3328">
            <w:pPr>
              <w:jc w:val="both"/>
            </w:pPr>
            <w:r w:rsidRPr="00B20863">
              <w:t>mixblup.skip</w:t>
            </w:r>
          </w:p>
        </w:tc>
        <w:tc>
          <w:tcPr>
            <w:tcW w:w="2872" w:type="dxa"/>
          </w:tcPr>
          <w:p w14:paraId="726DBFB1" w14:textId="0A308FF3" w:rsidR="00DB3328" w:rsidRDefault="00B20863" w:rsidP="00DB3328">
            <w:pPr>
              <w:jc w:val="both"/>
            </w:pPr>
            <w:r>
              <w:t>FALSE</w:t>
            </w:r>
          </w:p>
        </w:tc>
        <w:tc>
          <w:tcPr>
            <w:tcW w:w="2689"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4150D9">
        <w:tc>
          <w:tcPr>
            <w:tcW w:w="3501" w:type="dxa"/>
          </w:tcPr>
          <w:p w14:paraId="3664226B" w14:textId="3E42C89E" w:rsidR="00FF340F" w:rsidRDefault="00B20863" w:rsidP="00DB3328">
            <w:pPr>
              <w:jc w:val="both"/>
              <w:rPr>
                <w:lang w:val="en-US"/>
              </w:rPr>
            </w:pPr>
            <w:r>
              <w:rPr>
                <w:lang w:val="en-US"/>
              </w:rPr>
              <w:t>mixblup.reliability</w:t>
            </w:r>
          </w:p>
        </w:tc>
        <w:tc>
          <w:tcPr>
            <w:tcW w:w="2872" w:type="dxa"/>
          </w:tcPr>
          <w:p w14:paraId="3A893C30" w14:textId="4B21BBC3" w:rsidR="00FF340F" w:rsidRDefault="00B20863" w:rsidP="00DB3328">
            <w:pPr>
              <w:jc w:val="both"/>
              <w:rPr>
                <w:lang w:val="en-US"/>
              </w:rPr>
            </w:pPr>
            <w:r>
              <w:rPr>
                <w:lang w:val="en-US"/>
              </w:rPr>
              <w:t>FALSE</w:t>
            </w:r>
          </w:p>
        </w:tc>
        <w:tc>
          <w:tcPr>
            <w:tcW w:w="2689"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4150D9">
        <w:tc>
          <w:tcPr>
            <w:tcW w:w="3501" w:type="dxa"/>
          </w:tcPr>
          <w:p w14:paraId="07D0FED5" w14:textId="0E74F5B4" w:rsidR="00FF340F" w:rsidRDefault="00B20863" w:rsidP="00DB3328">
            <w:pPr>
              <w:jc w:val="both"/>
              <w:rPr>
                <w:lang w:val="en-US"/>
              </w:rPr>
            </w:pPr>
            <w:r>
              <w:rPr>
                <w:lang w:val="en-US"/>
              </w:rPr>
              <w:t>mixblup.jeremie</w:t>
            </w:r>
          </w:p>
        </w:tc>
        <w:tc>
          <w:tcPr>
            <w:tcW w:w="2872" w:type="dxa"/>
          </w:tcPr>
          <w:p w14:paraId="77CCE813" w14:textId="6F8C93ED" w:rsidR="00FF340F" w:rsidRDefault="00B20863" w:rsidP="00DB3328">
            <w:pPr>
              <w:jc w:val="both"/>
              <w:rPr>
                <w:lang w:val="en-US"/>
              </w:rPr>
            </w:pPr>
            <w:r>
              <w:rPr>
                <w:lang w:val="en-US"/>
              </w:rPr>
              <w:t>FALSE</w:t>
            </w:r>
          </w:p>
        </w:tc>
        <w:tc>
          <w:tcPr>
            <w:tcW w:w="2689"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4150D9">
        <w:tc>
          <w:tcPr>
            <w:tcW w:w="3501" w:type="dxa"/>
          </w:tcPr>
          <w:p w14:paraId="56973071" w14:textId="06CEFF0C" w:rsidR="00B20863" w:rsidRDefault="00B20863" w:rsidP="00B20863">
            <w:pPr>
              <w:jc w:val="both"/>
              <w:rPr>
                <w:lang w:val="en-US"/>
              </w:rPr>
            </w:pPr>
            <w:r>
              <w:rPr>
                <w:lang w:val="en-US"/>
              </w:rPr>
              <w:t>mixblup.pedfile</w:t>
            </w:r>
          </w:p>
        </w:tc>
        <w:tc>
          <w:tcPr>
            <w:tcW w:w="2872" w:type="dxa"/>
          </w:tcPr>
          <w:p w14:paraId="012A46E8" w14:textId="4E1B2B27" w:rsidR="00B20863" w:rsidRDefault="00B20863" w:rsidP="00B20863">
            <w:pPr>
              <w:jc w:val="both"/>
              <w:rPr>
                <w:lang w:val="en-US"/>
              </w:rPr>
            </w:pPr>
            <w:r>
              <w:rPr>
                <w:lang w:val="en-US"/>
              </w:rPr>
              <w:t>TRUE</w:t>
            </w:r>
          </w:p>
        </w:tc>
        <w:tc>
          <w:tcPr>
            <w:tcW w:w="2689"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4150D9">
        <w:tc>
          <w:tcPr>
            <w:tcW w:w="3501" w:type="dxa"/>
          </w:tcPr>
          <w:p w14:paraId="6C8C444F" w14:textId="77777777" w:rsidR="00B20863" w:rsidRPr="00383611" w:rsidRDefault="00B20863" w:rsidP="00B20863">
            <w:pPr>
              <w:jc w:val="both"/>
              <w:rPr>
                <w:b/>
                <w:bCs/>
              </w:rPr>
            </w:pPr>
            <w:r>
              <w:rPr>
                <w:lang w:val="en-US"/>
              </w:rPr>
              <w:t>mixblup.parfile</w:t>
            </w:r>
          </w:p>
        </w:tc>
        <w:tc>
          <w:tcPr>
            <w:tcW w:w="2872" w:type="dxa"/>
          </w:tcPr>
          <w:p w14:paraId="5C257F23" w14:textId="77777777" w:rsidR="00B20863" w:rsidRDefault="00B20863" w:rsidP="00B20863">
            <w:pPr>
              <w:jc w:val="both"/>
            </w:pPr>
            <w:r>
              <w:rPr>
                <w:lang w:val="en-US"/>
              </w:rPr>
              <w:t>TRUE</w:t>
            </w:r>
          </w:p>
        </w:tc>
        <w:tc>
          <w:tcPr>
            <w:tcW w:w="2689"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4150D9">
        <w:tc>
          <w:tcPr>
            <w:tcW w:w="3501" w:type="dxa"/>
          </w:tcPr>
          <w:p w14:paraId="1E920E10" w14:textId="77777777" w:rsidR="00B20863" w:rsidRDefault="00B20863" w:rsidP="00B20863">
            <w:pPr>
              <w:jc w:val="both"/>
              <w:rPr>
                <w:lang w:val="en-US"/>
              </w:rPr>
            </w:pPr>
            <w:r>
              <w:rPr>
                <w:lang w:val="en-US"/>
              </w:rPr>
              <w:t>mixblup.datafile</w:t>
            </w:r>
          </w:p>
        </w:tc>
        <w:tc>
          <w:tcPr>
            <w:tcW w:w="2872" w:type="dxa"/>
          </w:tcPr>
          <w:p w14:paraId="643231D5" w14:textId="77777777" w:rsidR="00B20863" w:rsidRDefault="00B20863" w:rsidP="00B20863">
            <w:pPr>
              <w:jc w:val="both"/>
              <w:rPr>
                <w:lang w:val="en-US"/>
              </w:rPr>
            </w:pPr>
            <w:r>
              <w:rPr>
                <w:lang w:val="en-US"/>
              </w:rPr>
              <w:t>TRUE</w:t>
            </w:r>
          </w:p>
        </w:tc>
        <w:tc>
          <w:tcPr>
            <w:tcW w:w="2689"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947701" w14:paraId="0EEC05F8" w14:textId="77777777" w:rsidTr="004150D9">
        <w:tc>
          <w:tcPr>
            <w:tcW w:w="3501" w:type="dxa"/>
          </w:tcPr>
          <w:p w14:paraId="623A9F03" w14:textId="77777777" w:rsidR="00B20863" w:rsidRDefault="00B20863" w:rsidP="00B20863">
            <w:pPr>
              <w:jc w:val="both"/>
              <w:rPr>
                <w:lang w:val="en-US"/>
              </w:rPr>
            </w:pPr>
            <w:r>
              <w:rPr>
                <w:lang w:val="en-US"/>
              </w:rPr>
              <w:t>mixblup.path</w:t>
            </w:r>
          </w:p>
        </w:tc>
        <w:tc>
          <w:tcPr>
            <w:tcW w:w="2872"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689"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4150D9">
        <w:tc>
          <w:tcPr>
            <w:tcW w:w="3501" w:type="dxa"/>
          </w:tcPr>
          <w:p w14:paraId="0FADC341" w14:textId="77777777" w:rsidR="00B20863" w:rsidRDefault="00B20863" w:rsidP="00B20863">
            <w:pPr>
              <w:jc w:val="both"/>
              <w:rPr>
                <w:lang w:val="en-US"/>
              </w:rPr>
            </w:pPr>
            <w:r>
              <w:rPr>
                <w:lang w:val="en-US"/>
              </w:rPr>
              <w:t>mixblup.files</w:t>
            </w:r>
          </w:p>
        </w:tc>
        <w:tc>
          <w:tcPr>
            <w:tcW w:w="2872"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689"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4150D9">
        <w:tc>
          <w:tcPr>
            <w:tcW w:w="3501" w:type="dxa"/>
          </w:tcPr>
          <w:p w14:paraId="3F04C3BC" w14:textId="77777777" w:rsidR="00B20863" w:rsidRDefault="00B20863" w:rsidP="00B20863">
            <w:pPr>
              <w:jc w:val="both"/>
              <w:rPr>
                <w:lang w:val="en-US"/>
              </w:rPr>
            </w:pPr>
            <w:r>
              <w:rPr>
                <w:lang w:val="en-US"/>
              </w:rPr>
              <w:t>mixblup.genofile</w:t>
            </w:r>
          </w:p>
        </w:tc>
        <w:tc>
          <w:tcPr>
            <w:tcW w:w="2872" w:type="dxa"/>
          </w:tcPr>
          <w:p w14:paraId="34D5EC59" w14:textId="77777777" w:rsidR="00B20863" w:rsidRDefault="00B20863" w:rsidP="00B20863">
            <w:pPr>
              <w:jc w:val="both"/>
              <w:rPr>
                <w:lang w:val="en-US"/>
              </w:rPr>
            </w:pPr>
            <w:r>
              <w:rPr>
                <w:lang w:val="en-US"/>
              </w:rPr>
              <w:t>TRUE</w:t>
            </w:r>
          </w:p>
        </w:tc>
        <w:tc>
          <w:tcPr>
            <w:tcW w:w="2689"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4150D9">
        <w:tc>
          <w:tcPr>
            <w:tcW w:w="3501" w:type="dxa"/>
          </w:tcPr>
          <w:p w14:paraId="787A7E71" w14:textId="77777777" w:rsidR="00B20863" w:rsidRDefault="00B20863" w:rsidP="00B20863">
            <w:pPr>
              <w:jc w:val="both"/>
              <w:rPr>
                <w:lang w:val="en-US"/>
              </w:rPr>
            </w:pPr>
            <w:r>
              <w:rPr>
                <w:lang w:val="en-US"/>
              </w:rPr>
              <w:t>mixblup.path.pedfile</w:t>
            </w:r>
          </w:p>
        </w:tc>
        <w:tc>
          <w:tcPr>
            <w:tcW w:w="2872" w:type="dxa"/>
          </w:tcPr>
          <w:p w14:paraId="0E51B52E" w14:textId="77777777" w:rsidR="00B20863" w:rsidRDefault="00B20863" w:rsidP="00B20863">
            <w:pPr>
              <w:jc w:val="both"/>
              <w:rPr>
                <w:lang w:val="en-US"/>
              </w:rPr>
            </w:pPr>
            <w:r>
              <w:rPr>
                <w:lang w:val="en-US"/>
              </w:rPr>
              <w:t>NULL</w:t>
            </w:r>
          </w:p>
        </w:tc>
        <w:tc>
          <w:tcPr>
            <w:tcW w:w="2689"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4150D9">
        <w:tc>
          <w:tcPr>
            <w:tcW w:w="3501" w:type="dxa"/>
          </w:tcPr>
          <w:p w14:paraId="3D341199" w14:textId="77777777" w:rsidR="00B20863" w:rsidRDefault="00B20863" w:rsidP="00B20863">
            <w:pPr>
              <w:jc w:val="both"/>
              <w:rPr>
                <w:lang w:val="en-US"/>
              </w:rPr>
            </w:pPr>
            <w:r>
              <w:rPr>
                <w:lang w:val="en-US"/>
              </w:rPr>
              <w:t>mixblup.path.parfile</w:t>
            </w:r>
          </w:p>
        </w:tc>
        <w:tc>
          <w:tcPr>
            <w:tcW w:w="2872" w:type="dxa"/>
          </w:tcPr>
          <w:p w14:paraId="1193F89F" w14:textId="77777777" w:rsidR="00B20863" w:rsidRDefault="00B20863" w:rsidP="00B20863">
            <w:pPr>
              <w:jc w:val="both"/>
              <w:rPr>
                <w:lang w:val="en-US"/>
              </w:rPr>
            </w:pPr>
            <w:r>
              <w:rPr>
                <w:lang w:val="en-US"/>
              </w:rPr>
              <w:t>NULL</w:t>
            </w:r>
          </w:p>
        </w:tc>
        <w:tc>
          <w:tcPr>
            <w:tcW w:w="2689"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4150D9">
        <w:tc>
          <w:tcPr>
            <w:tcW w:w="3501" w:type="dxa"/>
          </w:tcPr>
          <w:p w14:paraId="02BAED25" w14:textId="77777777" w:rsidR="00B20863" w:rsidRDefault="00B20863" w:rsidP="00B20863">
            <w:pPr>
              <w:jc w:val="both"/>
              <w:rPr>
                <w:lang w:val="en-US"/>
              </w:rPr>
            </w:pPr>
            <w:r>
              <w:rPr>
                <w:lang w:val="en-US"/>
              </w:rPr>
              <w:t>mixblup.path.datafile</w:t>
            </w:r>
          </w:p>
        </w:tc>
        <w:tc>
          <w:tcPr>
            <w:tcW w:w="2872" w:type="dxa"/>
          </w:tcPr>
          <w:p w14:paraId="58284B7A" w14:textId="77777777" w:rsidR="00B20863" w:rsidRDefault="00B20863" w:rsidP="00B20863">
            <w:pPr>
              <w:jc w:val="both"/>
              <w:rPr>
                <w:lang w:val="en-US"/>
              </w:rPr>
            </w:pPr>
            <w:r>
              <w:rPr>
                <w:lang w:val="en-US"/>
              </w:rPr>
              <w:t>NULL</w:t>
            </w:r>
          </w:p>
        </w:tc>
        <w:tc>
          <w:tcPr>
            <w:tcW w:w="2689"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4150D9">
        <w:tc>
          <w:tcPr>
            <w:tcW w:w="3501" w:type="dxa"/>
          </w:tcPr>
          <w:p w14:paraId="6E4E01D3" w14:textId="77777777" w:rsidR="00B20863" w:rsidRPr="00080F7E" w:rsidRDefault="00B20863" w:rsidP="00B20863">
            <w:pPr>
              <w:jc w:val="both"/>
              <w:rPr>
                <w:lang w:val="en-US"/>
              </w:rPr>
            </w:pPr>
            <w:r w:rsidRPr="00080F7E">
              <w:rPr>
                <w:lang w:val="en-US"/>
              </w:rPr>
              <w:t>mixblup.path.inputfile</w:t>
            </w:r>
          </w:p>
        </w:tc>
        <w:tc>
          <w:tcPr>
            <w:tcW w:w="2872" w:type="dxa"/>
          </w:tcPr>
          <w:p w14:paraId="41A8F7BC" w14:textId="77777777" w:rsidR="00B20863" w:rsidRDefault="00B20863" w:rsidP="00B20863">
            <w:pPr>
              <w:jc w:val="both"/>
              <w:rPr>
                <w:lang w:val="en-US"/>
              </w:rPr>
            </w:pPr>
            <w:r>
              <w:rPr>
                <w:lang w:val="en-US"/>
              </w:rPr>
              <w:t>NULL</w:t>
            </w:r>
          </w:p>
        </w:tc>
        <w:tc>
          <w:tcPr>
            <w:tcW w:w="2689"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4150D9">
        <w:tc>
          <w:tcPr>
            <w:tcW w:w="3501" w:type="dxa"/>
          </w:tcPr>
          <w:p w14:paraId="475903BA" w14:textId="77777777" w:rsidR="00B20863" w:rsidRPr="00080F7E" w:rsidRDefault="00B20863" w:rsidP="00B20863">
            <w:pPr>
              <w:jc w:val="both"/>
              <w:rPr>
                <w:lang w:val="en-US"/>
              </w:rPr>
            </w:pPr>
            <w:r w:rsidRPr="00080F7E">
              <w:rPr>
                <w:lang w:val="en-US"/>
              </w:rPr>
              <w:t>mixblup.path.genofile</w:t>
            </w:r>
          </w:p>
        </w:tc>
        <w:tc>
          <w:tcPr>
            <w:tcW w:w="2872" w:type="dxa"/>
          </w:tcPr>
          <w:p w14:paraId="3CF0C432" w14:textId="77777777" w:rsidR="00B20863" w:rsidRDefault="00B20863" w:rsidP="00B20863">
            <w:pPr>
              <w:jc w:val="both"/>
              <w:rPr>
                <w:lang w:val="en-US"/>
              </w:rPr>
            </w:pPr>
            <w:r>
              <w:rPr>
                <w:lang w:val="en-US"/>
              </w:rPr>
              <w:t>NULL</w:t>
            </w:r>
          </w:p>
        </w:tc>
        <w:tc>
          <w:tcPr>
            <w:tcW w:w="2689"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4150D9">
        <w:tc>
          <w:tcPr>
            <w:tcW w:w="3501" w:type="dxa"/>
          </w:tcPr>
          <w:p w14:paraId="49E14428" w14:textId="63608C20" w:rsidR="00C04937" w:rsidRPr="00080F7E" w:rsidRDefault="00C04937" w:rsidP="00B20863">
            <w:pPr>
              <w:jc w:val="both"/>
              <w:rPr>
                <w:lang w:val="en-US"/>
              </w:rPr>
            </w:pPr>
            <w:r>
              <w:rPr>
                <w:lang w:val="en-US"/>
              </w:rPr>
              <w:t>mixblup.hpblup</w:t>
            </w:r>
          </w:p>
        </w:tc>
        <w:tc>
          <w:tcPr>
            <w:tcW w:w="2872" w:type="dxa"/>
          </w:tcPr>
          <w:p w14:paraId="62007F7B" w14:textId="32B6D55B" w:rsidR="00C04937" w:rsidRDefault="00C04937" w:rsidP="00B20863">
            <w:pPr>
              <w:jc w:val="both"/>
              <w:rPr>
                <w:lang w:val="en-US"/>
              </w:rPr>
            </w:pPr>
            <w:r>
              <w:rPr>
                <w:lang w:val="en-US"/>
              </w:rPr>
              <w:t>FALSE</w:t>
            </w:r>
          </w:p>
        </w:tc>
        <w:tc>
          <w:tcPr>
            <w:tcW w:w="2689"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4150D9">
        <w:tc>
          <w:tcPr>
            <w:tcW w:w="3501" w:type="dxa"/>
          </w:tcPr>
          <w:p w14:paraId="42A744C0" w14:textId="77777777" w:rsidR="00B20863" w:rsidRPr="00080F7E" w:rsidRDefault="00B20863" w:rsidP="00B20863">
            <w:pPr>
              <w:jc w:val="both"/>
              <w:rPr>
                <w:lang w:val="en-US"/>
              </w:rPr>
            </w:pPr>
            <w:r w:rsidRPr="00080F7E">
              <w:rPr>
                <w:lang w:val="en-US"/>
              </w:rPr>
              <w:t>mixblup.lambda</w:t>
            </w:r>
          </w:p>
        </w:tc>
        <w:tc>
          <w:tcPr>
            <w:tcW w:w="2872" w:type="dxa"/>
          </w:tcPr>
          <w:p w14:paraId="26055204" w14:textId="77777777" w:rsidR="00B20863" w:rsidRDefault="00B20863" w:rsidP="00B20863">
            <w:pPr>
              <w:jc w:val="both"/>
              <w:rPr>
                <w:lang w:val="en-US"/>
              </w:rPr>
            </w:pPr>
            <w:r>
              <w:rPr>
                <w:lang w:val="en-US"/>
              </w:rPr>
              <w:t>1</w:t>
            </w:r>
          </w:p>
        </w:tc>
        <w:tc>
          <w:tcPr>
            <w:tcW w:w="2689" w:type="dxa"/>
          </w:tcPr>
          <w:p w14:paraId="35283C3E" w14:textId="77777777" w:rsidR="00B20863" w:rsidRDefault="00B20863" w:rsidP="00B20863">
            <w:pPr>
              <w:jc w:val="both"/>
              <w:rPr>
                <w:noProof/>
                <w:lang w:val="en-US" w:eastAsia="de-DE"/>
              </w:rPr>
            </w:pPr>
          </w:p>
        </w:tc>
      </w:tr>
      <w:tr w:rsidR="00B20863" w:rsidRPr="0005434E" w14:paraId="5F07DE7D" w14:textId="77777777" w:rsidTr="004150D9">
        <w:tc>
          <w:tcPr>
            <w:tcW w:w="3501" w:type="dxa"/>
          </w:tcPr>
          <w:p w14:paraId="71C8414A" w14:textId="77777777" w:rsidR="00B20863" w:rsidRPr="00080F7E" w:rsidRDefault="00B20863" w:rsidP="00B20863">
            <w:pPr>
              <w:jc w:val="both"/>
              <w:rPr>
                <w:lang w:val="en-US"/>
              </w:rPr>
            </w:pPr>
            <w:r w:rsidRPr="00080F7E">
              <w:rPr>
                <w:lang w:val="en-US"/>
              </w:rPr>
              <w:t>mixblup.omega</w:t>
            </w:r>
          </w:p>
        </w:tc>
        <w:tc>
          <w:tcPr>
            <w:tcW w:w="2872" w:type="dxa"/>
          </w:tcPr>
          <w:p w14:paraId="2A7DA33A" w14:textId="77777777" w:rsidR="00B20863" w:rsidRDefault="00B20863" w:rsidP="00B20863">
            <w:pPr>
              <w:jc w:val="both"/>
              <w:rPr>
                <w:lang w:val="en-US"/>
              </w:rPr>
            </w:pPr>
            <w:r>
              <w:rPr>
                <w:lang w:val="en-US"/>
              </w:rPr>
              <w:t>NULL --&gt; Mixblup.lambda</w:t>
            </w:r>
          </w:p>
        </w:tc>
        <w:tc>
          <w:tcPr>
            <w:tcW w:w="2689" w:type="dxa"/>
          </w:tcPr>
          <w:p w14:paraId="30EBBEEA" w14:textId="77777777" w:rsidR="00B20863" w:rsidRDefault="00B20863" w:rsidP="00B20863">
            <w:pPr>
              <w:jc w:val="both"/>
              <w:rPr>
                <w:noProof/>
                <w:lang w:val="en-US" w:eastAsia="de-DE"/>
              </w:rPr>
            </w:pPr>
          </w:p>
        </w:tc>
      </w:tr>
      <w:tr w:rsidR="00B20863" w:rsidRPr="0005434E" w14:paraId="6F692174" w14:textId="77777777" w:rsidTr="004150D9">
        <w:tc>
          <w:tcPr>
            <w:tcW w:w="3501" w:type="dxa"/>
          </w:tcPr>
          <w:p w14:paraId="4BEF4630" w14:textId="77777777" w:rsidR="00B20863" w:rsidRPr="00080F7E" w:rsidRDefault="00B20863" w:rsidP="00B20863">
            <w:pPr>
              <w:jc w:val="both"/>
              <w:rPr>
                <w:lang w:val="en-US"/>
              </w:rPr>
            </w:pPr>
            <w:r w:rsidRPr="00080F7E">
              <w:rPr>
                <w:lang w:val="en-US"/>
              </w:rPr>
              <w:t>mixblup.alpha</w:t>
            </w:r>
          </w:p>
        </w:tc>
        <w:tc>
          <w:tcPr>
            <w:tcW w:w="2872" w:type="dxa"/>
          </w:tcPr>
          <w:p w14:paraId="3564850B" w14:textId="77777777" w:rsidR="00B20863" w:rsidRDefault="00B20863" w:rsidP="00B20863">
            <w:pPr>
              <w:jc w:val="both"/>
              <w:rPr>
                <w:lang w:val="en-US"/>
              </w:rPr>
            </w:pPr>
            <w:r>
              <w:rPr>
                <w:lang w:val="en-US"/>
              </w:rPr>
              <w:t>1</w:t>
            </w:r>
          </w:p>
        </w:tc>
        <w:tc>
          <w:tcPr>
            <w:tcW w:w="2689" w:type="dxa"/>
          </w:tcPr>
          <w:p w14:paraId="6C50B629" w14:textId="77777777" w:rsidR="00B20863" w:rsidRDefault="00B20863" w:rsidP="00B20863">
            <w:pPr>
              <w:jc w:val="both"/>
              <w:rPr>
                <w:noProof/>
                <w:lang w:val="en-US" w:eastAsia="de-DE"/>
              </w:rPr>
            </w:pPr>
          </w:p>
        </w:tc>
      </w:tr>
      <w:tr w:rsidR="00B20863" w:rsidRPr="0005434E" w14:paraId="0BA872BB" w14:textId="77777777" w:rsidTr="004150D9">
        <w:tc>
          <w:tcPr>
            <w:tcW w:w="3501" w:type="dxa"/>
          </w:tcPr>
          <w:p w14:paraId="2F3541F9" w14:textId="77777777" w:rsidR="00B20863" w:rsidRPr="00080F7E" w:rsidRDefault="00B20863" w:rsidP="00B20863">
            <w:pPr>
              <w:jc w:val="both"/>
              <w:rPr>
                <w:lang w:val="en-US"/>
              </w:rPr>
            </w:pPr>
            <w:r w:rsidRPr="00080F7E">
              <w:rPr>
                <w:lang w:val="en-US"/>
              </w:rPr>
              <w:t>mixblup.beta</w:t>
            </w:r>
          </w:p>
        </w:tc>
        <w:tc>
          <w:tcPr>
            <w:tcW w:w="2872" w:type="dxa"/>
          </w:tcPr>
          <w:p w14:paraId="2930B76A" w14:textId="77777777" w:rsidR="00B20863" w:rsidRDefault="00B20863" w:rsidP="00B20863">
            <w:pPr>
              <w:jc w:val="both"/>
              <w:rPr>
                <w:lang w:val="en-US"/>
              </w:rPr>
            </w:pPr>
            <w:r>
              <w:rPr>
                <w:lang w:val="en-US"/>
              </w:rPr>
              <w:t>0</w:t>
            </w:r>
          </w:p>
        </w:tc>
        <w:tc>
          <w:tcPr>
            <w:tcW w:w="2689" w:type="dxa"/>
          </w:tcPr>
          <w:p w14:paraId="4CF91BB3" w14:textId="77777777" w:rsidR="00B20863" w:rsidRDefault="00B20863" w:rsidP="00B20863">
            <w:pPr>
              <w:jc w:val="both"/>
              <w:rPr>
                <w:noProof/>
                <w:lang w:val="en-US" w:eastAsia="de-DE"/>
              </w:rPr>
            </w:pPr>
          </w:p>
        </w:tc>
      </w:tr>
      <w:tr w:rsidR="00B20863" w:rsidRPr="0005434E" w14:paraId="00D11DED" w14:textId="77777777" w:rsidTr="004150D9">
        <w:tc>
          <w:tcPr>
            <w:tcW w:w="3501" w:type="dxa"/>
          </w:tcPr>
          <w:p w14:paraId="58461519" w14:textId="77777777" w:rsidR="00B20863" w:rsidRPr="00080F7E" w:rsidRDefault="00B20863" w:rsidP="00B20863">
            <w:pPr>
              <w:jc w:val="both"/>
              <w:rPr>
                <w:lang w:val="en-US"/>
              </w:rPr>
            </w:pPr>
            <w:r w:rsidRPr="00080F7E">
              <w:rPr>
                <w:lang w:val="en-US"/>
              </w:rPr>
              <w:t>mixblup.apy</w:t>
            </w:r>
          </w:p>
        </w:tc>
        <w:tc>
          <w:tcPr>
            <w:tcW w:w="2872" w:type="dxa"/>
          </w:tcPr>
          <w:p w14:paraId="13A43D85" w14:textId="77777777" w:rsidR="00B20863" w:rsidRDefault="00B20863" w:rsidP="00B20863">
            <w:pPr>
              <w:jc w:val="both"/>
              <w:rPr>
                <w:lang w:val="en-US"/>
              </w:rPr>
            </w:pPr>
            <w:r>
              <w:rPr>
                <w:lang w:val="en-US"/>
              </w:rPr>
              <w:t>FALSE</w:t>
            </w:r>
          </w:p>
        </w:tc>
        <w:tc>
          <w:tcPr>
            <w:tcW w:w="2689" w:type="dxa"/>
          </w:tcPr>
          <w:p w14:paraId="1ED8DE33" w14:textId="77777777" w:rsidR="00B20863" w:rsidRDefault="00B20863" w:rsidP="00B20863">
            <w:pPr>
              <w:jc w:val="both"/>
              <w:rPr>
                <w:noProof/>
                <w:lang w:val="en-US" w:eastAsia="de-DE"/>
              </w:rPr>
            </w:pPr>
          </w:p>
        </w:tc>
      </w:tr>
      <w:tr w:rsidR="00B20863" w:rsidRPr="0005434E" w14:paraId="432A03A9" w14:textId="77777777" w:rsidTr="004150D9">
        <w:tc>
          <w:tcPr>
            <w:tcW w:w="3501" w:type="dxa"/>
          </w:tcPr>
          <w:p w14:paraId="7175C6F1" w14:textId="77777777" w:rsidR="00B20863" w:rsidRPr="00080F7E" w:rsidRDefault="00B20863" w:rsidP="00B20863">
            <w:pPr>
              <w:jc w:val="both"/>
              <w:rPr>
                <w:lang w:val="en-US"/>
              </w:rPr>
            </w:pPr>
            <w:r w:rsidRPr="00080F7E">
              <w:rPr>
                <w:lang w:val="en-US"/>
              </w:rPr>
              <w:t>mixblup.apy.core</w:t>
            </w:r>
          </w:p>
        </w:tc>
        <w:tc>
          <w:tcPr>
            <w:tcW w:w="2872" w:type="dxa"/>
          </w:tcPr>
          <w:p w14:paraId="4E5DEE15" w14:textId="77777777" w:rsidR="00B20863" w:rsidRDefault="00B20863" w:rsidP="00B20863">
            <w:pPr>
              <w:jc w:val="both"/>
              <w:rPr>
                <w:lang w:val="en-US"/>
              </w:rPr>
            </w:pPr>
            <w:r>
              <w:rPr>
                <w:lang w:val="en-US"/>
              </w:rPr>
              <w:t>Inf</w:t>
            </w:r>
          </w:p>
        </w:tc>
        <w:tc>
          <w:tcPr>
            <w:tcW w:w="2689" w:type="dxa"/>
          </w:tcPr>
          <w:p w14:paraId="04837B9E" w14:textId="77777777" w:rsidR="00B20863" w:rsidRDefault="00B20863" w:rsidP="00B20863">
            <w:pPr>
              <w:jc w:val="both"/>
              <w:rPr>
                <w:noProof/>
                <w:lang w:val="en-US" w:eastAsia="de-DE"/>
              </w:rPr>
            </w:pPr>
          </w:p>
        </w:tc>
      </w:tr>
      <w:tr w:rsidR="00E672F5" w:rsidRPr="0005434E" w14:paraId="6B5FF067" w14:textId="77777777" w:rsidTr="004150D9">
        <w:tc>
          <w:tcPr>
            <w:tcW w:w="3501" w:type="dxa"/>
          </w:tcPr>
          <w:p w14:paraId="60D67699" w14:textId="4B97986B" w:rsidR="00E672F5" w:rsidRPr="00080F7E" w:rsidRDefault="000A76B8" w:rsidP="00B20863">
            <w:pPr>
              <w:jc w:val="both"/>
              <w:rPr>
                <w:lang w:val="en-US"/>
              </w:rPr>
            </w:pPr>
            <w:r>
              <w:rPr>
                <w:lang w:val="en-US"/>
              </w:rPr>
              <w:t>mixblup.maxit</w:t>
            </w:r>
          </w:p>
        </w:tc>
        <w:tc>
          <w:tcPr>
            <w:tcW w:w="2872" w:type="dxa"/>
          </w:tcPr>
          <w:p w14:paraId="1E90BFA6" w14:textId="54B95CF8" w:rsidR="00E672F5" w:rsidRDefault="000A76B8" w:rsidP="00B20863">
            <w:pPr>
              <w:jc w:val="both"/>
              <w:rPr>
                <w:lang w:val="en-US"/>
              </w:rPr>
            </w:pPr>
            <w:r>
              <w:rPr>
                <w:lang w:val="en-US"/>
              </w:rPr>
              <w:t>5000</w:t>
            </w:r>
          </w:p>
        </w:tc>
        <w:tc>
          <w:tcPr>
            <w:tcW w:w="2689" w:type="dxa"/>
          </w:tcPr>
          <w:p w14:paraId="321504A5" w14:textId="77777777" w:rsidR="00E672F5" w:rsidRDefault="00E672F5" w:rsidP="00B20863">
            <w:pPr>
              <w:jc w:val="both"/>
              <w:rPr>
                <w:noProof/>
                <w:lang w:val="en-US" w:eastAsia="de-DE"/>
              </w:rPr>
            </w:pPr>
          </w:p>
        </w:tc>
      </w:tr>
      <w:tr w:rsidR="008D453E" w:rsidRPr="0005434E" w14:paraId="0D7F3159" w14:textId="77777777" w:rsidTr="004150D9">
        <w:tc>
          <w:tcPr>
            <w:tcW w:w="3501" w:type="dxa"/>
          </w:tcPr>
          <w:p w14:paraId="7E73031A" w14:textId="1CF55EFC" w:rsidR="008D453E" w:rsidRPr="00080F7E" w:rsidRDefault="000A76B8" w:rsidP="00B20863">
            <w:pPr>
              <w:jc w:val="both"/>
              <w:rPr>
                <w:lang w:val="en-US"/>
              </w:rPr>
            </w:pPr>
            <w:r>
              <w:rPr>
                <w:lang w:val="en-US"/>
              </w:rPr>
              <w:t>mixblup.stopcrit</w:t>
            </w:r>
          </w:p>
        </w:tc>
        <w:tc>
          <w:tcPr>
            <w:tcW w:w="2872" w:type="dxa"/>
          </w:tcPr>
          <w:p w14:paraId="1D4B0269" w14:textId="7771B652" w:rsidR="008D453E" w:rsidRDefault="000A76B8" w:rsidP="00B20863">
            <w:pPr>
              <w:jc w:val="both"/>
              <w:rPr>
                <w:lang w:val="en-US"/>
              </w:rPr>
            </w:pPr>
            <w:r>
              <w:rPr>
                <w:lang w:val="en-US"/>
              </w:rPr>
              <w:t>NULL</w:t>
            </w:r>
          </w:p>
        </w:tc>
        <w:tc>
          <w:tcPr>
            <w:tcW w:w="2689"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4150D9">
        <w:tc>
          <w:tcPr>
            <w:tcW w:w="3501" w:type="dxa"/>
          </w:tcPr>
          <w:p w14:paraId="0C4E675B" w14:textId="540A4F33" w:rsidR="008D453E" w:rsidRPr="00080F7E" w:rsidRDefault="002300E5" w:rsidP="00B20863">
            <w:pPr>
              <w:jc w:val="both"/>
              <w:rPr>
                <w:lang w:val="en-US"/>
              </w:rPr>
            </w:pPr>
            <w:r>
              <w:rPr>
                <w:lang w:val="en-US"/>
              </w:rPr>
              <w:t>mixblup.maf</w:t>
            </w:r>
          </w:p>
        </w:tc>
        <w:tc>
          <w:tcPr>
            <w:tcW w:w="2872" w:type="dxa"/>
          </w:tcPr>
          <w:p w14:paraId="36DFC3B5" w14:textId="6CF58266" w:rsidR="008D453E" w:rsidRDefault="002300E5" w:rsidP="00B20863">
            <w:pPr>
              <w:jc w:val="both"/>
              <w:rPr>
                <w:lang w:val="en-US"/>
              </w:rPr>
            </w:pPr>
            <w:r>
              <w:rPr>
                <w:lang w:val="en-US"/>
              </w:rPr>
              <w:t>0.005</w:t>
            </w:r>
          </w:p>
        </w:tc>
        <w:tc>
          <w:tcPr>
            <w:tcW w:w="2689" w:type="dxa"/>
          </w:tcPr>
          <w:p w14:paraId="4163D2B1" w14:textId="77777777" w:rsidR="008D453E" w:rsidRDefault="008D453E" w:rsidP="00B20863">
            <w:pPr>
              <w:jc w:val="both"/>
              <w:rPr>
                <w:noProof/>
                <w:lang w:val="en-US" w:eastAsia="de-DE"/>
              </w:rPr>
            </w:pPr>
          </w:p>
        </w:tc>
      </w:tr>
      <w:tr w:rsidR="008D453E" w:rsidRPr="0005434E" w14:paraId="710CF1E6" w14:textId="77777777" w:rsidTr="004150D9">
        <w:tc>
          <w:tcPr>
            <w:tcW w:w="3501" w:type="dxa"/>
          </w:tcPr>
          <w:p w14:paraId="4552EA48" w14:textId="7DA54427" w:rsidR="008D453E" w:rsidRPr="00080F7E" w:rsidRDefault="002300E5" w:rsidP="00B20863">
            <w:pPr>
              <w:jc w:val="both"/>
              <w:rPr>
                <w:lang w:val="en-US"/>
              </w:rPr>
            </w:pPr>
            <w:r>
              <w:rPr>
                <w:lang w:val="en-US"/>
              </w:rPr>
              <w:t>mixblup.numproc</w:t>
            </w:r>
          </w:p>
        </w:tc>
        <w:tc>
          <w:tcPr>
            <w:tcW w:w="2872" w:type="dxa"/>
          </w:tcPr>
          <w:p w14:paraId="18F2A2B3" w14:textId="7E6B7700" w:rsidR="008D453E" w:rsidRDefault="004265C3" w:rsidP="00B20863">
            <w:pPr>
              <w:jc w:val="both"/>
              <w:rPr>
                <w:lang w:val="en-US"/>
              </w:rPr>
            </w:pPr>
            <w:r>
              <w:rPr>
                <w:lang w:val="en-US"/>
              </w:rPr>
              <w:t>not set // 1</w:t>
            </w:r>
          </w:p>
        </w:tc>
        <w:tc>
          <w:tcPr>
            <w:tcW w:w="2689" w:type="dxa"/>
          </w:tcPr>
          <w:p w14:paraId="2F587F00" w14:textId="77777777" w:rsidR="008D453E" w:rsidRDefault="008D453E" w:rsidP="00B20863">
            <w:pPr>
              <w:jc w:val="both"/>
              <w:rPr>
                <w:noProof/>
                <w:lang w:val="en-US" w:eastAsia="de-DE"/>
              </w:rPr>
            </w:pPr>
          </w:p>
        </w:tc>
      </w:tr>
      <w:tr w:rsidR="008D453E" w:rsidRPr="0005434E" w14:paraId="4E7C5661" w14:textId="77777777" w:rsidTr="004150D9">
        <w:tc>
          <w:tcPr>
            <w:tcW w:w="3501" w:type="dxa"/>
          </w:tcPr>
          <w:p w14:paraId="1F354ECD" w14:textId="77D0F3C9" w:rsidR="008D453E" w:rsidRPr="00080F7E" w:rsidRDefault="004265C3" w:rsidP="00B20863">
            <w:pPr>
              <w:jc w:val="both"/>
              <w:rPr>
                <w:lang w:val="en-US"/>
              </w:rPr>
            </w:pPr>
            <w:r>
              <w:rPr>
                <w:lang w:val="en-US"/>
              </w:rPr>
              <w:t>mixblup.ta</w:t>
            </w:r>
          </w:p>
        </w:tc>
        <w:tc>
          <w:tcPr>
            <w:tcW w:w="2872" w:type="dxa"/>
          </w:tcPr>
          <w:p w14:paraId="5B1CD1E8" w14:textId="49172E06" w:rsidR="008D453E" w:rsidRDefault="004265C3" w:rsidP="00B20863">
            <w:pPr>
              <w:jc w:val="both"/>
              <w:rPr>
                <w:lang w:val="en-US"/>
              </w:rPr>
            </w:pPr>
            <w:r>
              <w:rPr>
                <w:lang w:val="en-US"/>
              </w:rPr>
              <w:t>FALSE</w:t>
            </w:r>
          </w:p>
        </w:tc>
        <w:tc>
          <w:tcPr>
            <w:tcW w:w="2689" w:type="dxa"/>
          </w:tcPr>
          <w:p w14:paraId="7BAD9D66" w14:textId="01CBC390" w:rsidR="008D453E" w:rsidRDefault="004265C3" w:rsidP="00B20863">
            <w:pPr>
              <w:jc w:val="both"/>
              <w:rPr>
                <w:noProof/>
                <w:lang w:val="en-US" w:eastAsia="de-DE"/>
              </w:rPr>
            </w:pPr>
            <w:r>
              <w:rPr>
                <w:noProof/>
                <w:lang w:val="en-US" w:eastAsia="de-DE"/>
              </w:rPr>
              <w:t>TRUE</w:t>
            </w:r>
          </w:p>
        </w:tc>
      </w:tr>
      <w:tr w:rsidR="00412BAD" w:rsidRPr="0005434E" w14:paraId="42B998D0" w14:textId="77777777" w:rsidTr="004150D9">
        <w:tc>
          <w:tcPr>
            <w:tcW w:w="3501" w:type="dxa"/>
          </w:tcPr>
          <w:p w14:paraId="5151F443" w14:textId="69E62164" w:rsidR="00412BAD" w:rsidRDefault="00412BAD" w:rsidP="00B20863">
            <w:pPr>
              <w:jc w:val="both"/>
              <w:rPr>
                <w:lang w:val="en-US"/>
              </w:rPr>
            </w:pPr>
            <w:r>
              <w:rPr>
                <w:lang w:val="en-US"/>
              </w:rPr>
              <w:t>mixblup.tac</w:t>
            </w:r>
          </w:p>
        </w:tc>
        <w:tc>
          <w:tcPr>
            <w:tcW w:w="2872" w:type="dxa"/>
          </w:tcPr>
          <w:p w14:paraId="50149CDC" w14:textId="0D5BF655" w:rsidR="00412BAD" w:rsidRDefault="00412BAD" w:rsidP="00B20863">
            <w:pPr>
              <w:jc w:val="both"/>
              <w:rPr>
                <w:lang w:val="en-US"/>
              </w:rPr>
            </w:pPr>
            <w:r>
              <w:rPr>
                <w:lang w:val="en-US"/>
              </w:rPr>
              <w:t>FALSE</w:t>
            </w:r>
          </w:p>
        </w:tc>
        <w:tc>
          <w:tcPr>
            <w:tcW w:w="2689" w:type="dxa"/>
          </w:tcPr>
          <w:p w14:paraId="41D27AB0" w14:textId="0F921F79" w:rsidR="00412BAD" w:rsidRDefault="00412BAD" w:rsidP="00B20863">
            <w:pPr>
              <w:jc w:val="both"/>
              <w:rPr>
                <w:noProof/>
                <w:lang w:val="en-US" w:eastAsia="de-DE"/>
              </w:rPr>
            </w:pPr>
            <w:r>
              <w:rPr>
                <w:noProof/>
                <w:lang w:val="en-US" w:eastAsia="de-DE"/>
              </w:rPr>
              <w:t>TRUE</w:t>
            </w:r>
          </w:p>
        </w:tc>
      </w:tr>
      <w:tr w:rsidR="008C12D8" w:rsidRPr="0005434E" w14:paraId="17C0F35B" w14:textId="77777777" w:rsidTr="004150D9">
        <w:tc>
          <w:tcPr>
            <w:tcW w:w="3501" w:type="dxa"/>
          </w:tcPr>
          <w:p w14:paraId="16DB66FF" w14:textId="42B18169" w:rsidR="008C12D8" w:rsidRPr="00080F7E" w:rsidRDefault="004265C3" w:rsidP="00B20863">
            <w:pPr>
              <w:jc w:val="both"/>
              <w:rPr>
                <w:lang w:val="en-US"/>
              </w:rPr>
            </w:pPr>
            <w:r>
              <w:rPr>
                <w:lang w:val="en-US"/>
              </w:rPr>
              <w:t>mixblup.multiple.records</w:t>
            </w:r>
          </w:p>
        </w:tc>
        <w:tc>
          <w:tcPr>
            <w:tcW w:w="2872" w:type="dxa"/>
          </w:tcPr>
          <w:p w14:paraId="7A0AF39D" w14:textId="3A220C5B" w:rsidR="008C12D8" w:rsidRDefault="004265C3" w:rsidP="00B20863">
            <w:pPr>
              <w:jc w:val="both"/>
              <w:rPr>
                <w:lang w:val="en-US"/>
              </w:rPr>
            </w:pPr>
            <w:r>
              <w:rPr>
                <w:lang w:val="en-US"/>
              </w:rPr>
              <w:t xml:space="preserve">FALSE </w:t>
            </w:r>
          </w:p>
        </w:tc>
        <w:tc>
          <w:tcPr>
            <w:tcW w:w="2689"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4150D9">
        <w:tc>
          <w:tcPr>
            <w:tcW w:w="3501" w:type="dxa"/>
          </w:tcPr>
          <w:p w14:paraId="1DD51543" w14:textId="575CA91D" w:rsidR="008C12D8" w:rsidRPr="00080F7E" w:rsidRDefault="00E95AF5" w:rsidP="00B20863">
            <w:pPr>
              <w:jc w:val="both"/>
              <w:rPr>
                <w:lang w:val="en-US"/>
              </w:rPr>
            </w:pPr>
            <w:r>
              <w:rPr>
                <w:lang w:val="en-US"/>
              </w:rPr>
              <w:t>mixblup.genetic.cov</w:t>
            </w:r>
          </w:p>
        </w:tc>
        <w:tc>
          <w:tcPr>
            <w:tcW w:w="2872" w:type="dxa"/>
          </w:tcPr>
          <w:p w14:paraId="129D7E4A" w14:textId="2CA7A945" w:rsidR="008C12D8" w:rsidRDefault="00E95AF5" w:rsidP="00B20863">
            <w:pPr>
              <w:jc w:val="both"/>
              <w:rPr>
                <w:lang w:val="en-US"/>
              </w:rPr>
            </w:pPr>
            <w:r>
              <w:rPr>
                <w:lang w:val="en-US"/>
              </w:rPr>
              <w:t>NULL</w:t>
            </w:r>
          </w:p>
        </w:tc>
        <w:tc>
          <w:tcPr>
            <w:tcW w:w="2689" w:type="dxa"/>
          </w:tcPr>
          <w:p w14:paraId="3F029348" w14:textId="77777777" w:rsidR="008C12D8" w:rsidRDefault="008C12D8" w:rsidP="00B20863">
            <w:pPr>
              <w:jc w:val="both"/>
              <w:rPr>
                <w:noProof/>
                <w:lang w:val="en-US" w:eastAsia="de-DE"/>
              </w:rPr>
            </w:pPr>
          </w:p>
        </w:tc>
      </w:tr>
      <w:tr w:rsidR="00B20863" w:rsidRPr="0005434E" w14:paraId="15A5436E" w14:textId="77777777" w:rsidTr="004150D9">
        <w:tc>
          <w:tcPr>
            <w:tcW w:w="3501" w:type="dxa"/>
          </w:tcPr>
          <w:p w14:paraId="3DDB4B21" w14:textId="088559FE" w:rsidR="00B20863" w:rsidRPr="00080F7E" w:rsidRDefault="00E95AF5" w:rsidP="00B20863">
            <w:pPr>
              <w:jc w:val="both"/>
              <w:rPr>
                <w:lang w:val="en-US"/>
              </w:rPr>
            </w:pPr>
            <w:r>
              <w:rPr>
                <w:lang w:val="en-US"/>
              </w:rPr>
              <w:t>mixblup.residual.cov</w:t>
            </w:r>
          </w:p>
        </w:tc>
        <w:tc>
          <w:tcPr>
            <w:tcW w:w="2872" w:type="dxa"/>
          </w:tcPr>
          <w:p w14:paraId="20DDF793" w14:textId="14BEB7AE" w:rsidR="00B20863" w:rsidRDefault="00E95AF5" w:rsidP="00B20863">
            <w:pPr>
              <w:jc w:val="both"/>
              <w:rPr>
                <w:lang w:val="en-US"/>
              </w:rPr>
            </w:pPr>
            <w:r>
              <w:rPr>
                <w:lang w:val="en-US"/>
              </w:rPr>
              <w:t>NULL</w:t>
            </w:r>
          </w:p>
        </w:tc>
        <w:tc>
          <w:tcPr>
            <w:tcW w:w="2689" w:type="dxa"/>
          </w:tcPr>
          <w:p w14:paraId="7E6F79EC" w14:textId="1AB485A9" w:rsidR="00B20863" w:rsidRDefault="00B20863" w:rsidP="00B20863">
            <w:pPr>
              <w:jc w:val="both"/>
              <w:rPr>
                <w:noProof/>
                <w:lang w:val="en-US" w:eastAsia="de-DE"/>
              </w:rPr>
            </w:pPr>
          </w:p>
        </w:tc>
      </w:tr>
      <w:tr w:rsidR="00D24DDE" w:rsidRPr="0005434E" w14:paraId="6B482224" w14:textId="77777777" w:rsidTr="004150D9">
        <w:tc>
          <w:tcPr>
            <w:tcW w:w="3501" w:type="dxa"/>
          </w:tcPr>
          <w:p w14:paraId="79A3F7E2" w14:textId="6A7C4B8A" w:rsidR="00D24DDE" w:rsidRDefault="00B75C8D" w:rsidP="00B20863">
            <w:pPr>
              <w:jc w:val="both"/>
              <w:rPr>
                <w:lang w:val="en-US"/>
              </w:rPr>
            </w:pPr>
            <w:r>
              <w:rPr>
                <w:lang w:val="en-US"/>
              </w:rPr>
              <w:t>mixblup.restart</w:t>
            </w:r>
          </w:p>
        </w:tc>
        <w:tc>
          <w:tcPr>
            <w:tcW w:w="2872" w:type="dxa"/>
          </w:tcPr>
          <w:p w14:paraId="22699B41" w14:textId="50204A06" w:rsidR="00D24DDE" w:rsidRDefault="00B75C8D" w:rsidP="00B20863">
            <w:pPr>
              <w:jc w:val="both"/>
              <w:rPr>
                <w:lang w:val="en-US"/>
              </w:rPr>
            </w:pPr>
            <w:r>
              <w:rPr>
                <w:lang w:val="en-US"/>
              </w:rPr>
              <w:t>FALSE</w:t>
            </w:r>
          </w:p>
        </w:tc>
        <w:tc>
          <w:tcPr>
            <w:tcW w:w="2689" w:type="dxa"/>
          </w:tcPr>
          <w:p w14:paraId="4875D3B8" w14:textId="29C9E266" w:rsidR="00D24DDE" w:rsidRDefault="00B75C8D" w:rsidP="00B20863">
            <w:pPr>
              <w:jc w:val="both"/>
              <w:rPr>
                <w:noProof/>
                <w:lang w:val="en-US" w:eastAsia="de-DE"/>
              </w:rPr>
            </w:pPr>
            <w:r>
              <w:rPr>
                <w:noProof/>
                <w:lang w:val="en-US" w:eastAsia="de-DE"/>
              </w:rPr>
              <w:t>TRUE</w:t>
            </w:r>
          </w:p>
        </w:tc>
      </w:tr>
      <w:tr w:rsidR="003D42D0" w:rsidRPr="0005434E" w14:paraId="24563469" w14:textId="77777777" w:rsidTr="004150D9">
        <w:tc>
          <w:tcPr>
            <w:tcW w:w="3501" w:type="dxa"/>
          </w:tcPr>
          <w:p w14:paraId="57AB7AE1" w14:textId="0E835604" w:rsidR="003D42D0" w:rsidRDefault="00B75C8D" w:rsidP="00B20863">
            <w:pPr>
              <w:jc w:val="both"/>
              <w:rPr>
                <w:lang w:val="en-US"/>
              </w:rPr>
            </w:pPr>
            <w:r>
              <w:rPr>
                <w:lang w:val="en-US"/>
              </w:rPr>
              <w:lastRenderedPageBreak/>
              <w:t>mixblup.nopeek</w:t>
            </w:r>
          </w:p>
        </w:tc>
        <w:tc>
          <w:tcPr>
            <w:tcW w:w="2872" w:type="dxa"/>
          </w:tcPr>
          <w:p w14:paraId="6895ECF1" w14:textId="7E2E284D" w:rsidR="003D42D0" w:rsidRDefault="00B75C8D" w:rsidP="00B20863">
            <w:pPr>
              <w:jc w:val="both"/>
              <w:rPr>
                <w:lang w:val="en-US"/>
              </w:rPr>
            </w:pPr>
            <w:r>
              <w:rPr>
                <w:lang w:val="en-US"/>
              </w:rPr>
              <w:t>FALSE</w:t>
            </w:r>
          </w:p>
        </w:tc>
        <w:tc>
          <w:tcPr>
            <w:tcW w:w="2689" w:type="dxa"/>
          </w:tcPr>
          <w:p w14:paraId="5AAFC645" w14:textId="4546F954" w:rsidR="003D42D0" w:rsidRDefault="00B75C8D" w:rsidP="00B20863">
            <w:pPr>
              <w:jc w:val="both"/>
              <w:rPr>
                <w:noProof/>
                <w:lang w:val="en-US" w:eastAsia="de-DE"/>
              </w:rPr>
            </w:pPr>
            <w:r>
              <w:rPr>
                <w:noProof/>
                <w:lang w:val="en-US" w:eastAsia="de-DE"/>
              </w:rPr>
              <w:t>TRUE</w:t>
            </w:r>
          </w:p>
        </w:tc>
      </w:tr>
      <w:tr w:rsidR="003D42D0" w:rsidRPr="0005434E" w14:paraId="2B200B3D" w14:textId="77777777" w:rsidTr="004150D9">
        <w:tc>
          <w:tcPr>
            <w:tcW w:w="3501" w:type="dxa"/>
          </w:tcPr>
          <w:p w14:paraId="70645501" w14:textId="6EB25452" w:rsidR="003D42D0" w:rsidRDefault="00B75C8D" w:rsidP="00B20863">
            <w:pPr>
              <w:jc w:val="both"/>
              <w:rPr>
                <w:lang w:val="en-US"/>
              </w:rPr>
            </w:pPr>
            <w:r>
              <w:rPr>
                <w:lang w:val="en-US"/>
              </w:rPr>
              <w:t>mixblup.calcinbr.s</w:t>
            </w:r>
          </w:p>
        </w:tc>
        <w:tc>
          <w:tcPr>
            <w:tcW w:w="2872" w:type="dxa"/>
          </w:tcPr>
          <w:p w14:paraId="541DF3EF" w14:textId="578DE119" w:rsidR="003D42D0" w:rsidRDefault="00B75C8D" w:rsidP="00B20863">
            <w:pPr>
              <w:jc w:val="both"/>
              <w:rPr>
                <w:lang w:val="en-US"/>
              </w:rPr>
            </w:pPr>
            <w:r>
              <w:rPr>
                <w:lang w:val="en-US"/>
              </w:rPr>
              <w:t>FALSE</w:t>
            </w:r>
          </w:p>
        </w:tc>
        <w:tc>
          <w:tcPr>
            <w:tcW w:w="2689" w:type="dxa"/>
          </w:tcPr>
          <w:p w14:paraId="1C23F94F" w14:textId="50B68415" w:rsidR="003D42D0" w:rsidRDefault="00B75C8D" w:rsidP="00B20863">
            <w:pPr>
              <w:jc w:val="both"/>
              <w:rPr>
                <w:noProof/>
                <w:lang w:val="en-US" w:eastAsia="de-DE"/>
              </w:rPr>
            </w:pPr>
            <w:r>
              <w:rPr>
                <w:noProof/>
                <w:lang w:val="en-US" w:eastAsia="de-DE"/>
              </w:rPr>
              <w:t>TRUE</w:t>
            </w:r>
          </w:p>
        </w:tc>
      </w:tr>
      <w:tr w:rsidR="003D42D0" w:rsidRPr="0005434E" w14:paraId="3D6BC378" w14:textId="77777777" w:rsidTr="004150D9">
        <w:tc>
          <w:tcPr>
            <w:tcW w:w="3501" w:type="dxa"/>
          </w:tcPr>
          <w:p w14:paraId="28CA4CEF" w14:textId="4F1E2D56" w:rsidR="003D42D0" w:rsidRDefault="00510916" w:rsidP="00B20863">
            <w:pPr>
              <w:jc w:val="both"/>
              <w:rPr>
                <w:lang w:val="en-US"/>
              </w:rPr>
            </w:pPr>
            <w:r>
              <w:rPr>
                <w:lang w:val="en-US"/>
              </w:rPr>
              <w:t>mixblup.attach</w:t>
            </w:r>
          </w:p>
        </w:tc>
        <w:tc>
          <w:tcPr>
            <w:tcW w:w="2872" w:type="dxa"/>
          </w:tcPr>
          <w:p w14:paraId="73F63F18" w14:textId="6C2F0AA4" w:rsidR="003D42D0" w:rsidRDefault="00510916" w:rsidP="00B20863">
            <w:pPr>
              <w:jc w:val="both"/>
              <w:rPr>
                <w:lang w:val="en-US"/>
              </w:rPr>
            </w:pPr>
            <w:r>
              <w:rPr>
                <w:lang w:val="en-US"/>
              </w:rPr>
              <w:t>FALSE</w:t>
            </w:r>
          </w:p>
        </w:tc>
        <w:tc>
          <w:tcPr>
            <w:tcW w:w="2689" w:type="dxa"/>
          </w:tcPr>
          <w:p w14:paraId="48DF667E" w14:textId="18A5BAFB" w:rsidR="003D42D0" w:rsidRDefault="00510916" w:rsidP="00B20863">
            <w:pPr>
              <w:jc w:val="both"/>
              <w:rPr>
                <w:noProof/>
                <w:lang w:val="en-US" w:eastAsia="de-DE"/>
              </w:rPr>
            </w:pPr>
            <w:r>
              <w:rPr>
                <w:noProof/>
                <w:lang w:val="en-US" w:eastAsia="de-DE"/>
              </w:rPr>
              <w:t>TRUE</w:t>
            </w:r>
          </w:p>
        </w:tc>
      </w:tr>
      <w:tr w:rsidR="00510916" w:rsidRPr="0005434E" w14:paraId="2D754515" w14:textId="77777777" w:rsidTr="004150D9">
        <w:tc>
          <w:tcPr>
            <w:tcW w:w="3501" w:type="dxa"/>
          </w:tcPr>
          <w:p w14:paraId="0DD635AE" w14:textId="6F8B2B53" w:rsidR="00510916" w:rsidRDefault="008F1847" w:rsidP="00B20863">
            <w:pPr>
              <w:jc w:val="both"/>
              <w:rPr>
                <w:lang w:val="en-US"/>
              </w:rPr>
            </w:pPr>
            <w:r>
              <w:rPr>
                <w:lang w:val="en-US"/>
              </w:rPr>
              <w:t>mixblup.debug</w:t>
            </w:r>
          </w:p>
        </w:tc>
        <w:tc>
          <w:tcPr>
            <w:tcW w:w="2872" w:type="dxa"/>
          </w:tcPr>
          <w:p w14:paraId="6DD5FD7E" w14:textId="700C735C" w:rsidR="00510916" w:rsidRDefault="00510916" w:rsidP="00B20863">
            <w:pPr>
              <w:jc w:val="both"/>
              <w:rPr>
                <w:lang w:val="en-US"/>
              </w:rPr>
            </w:pPr>
            <w:r>
              <w:rPr>
                <w:lang w:val="en-US"/>
              </w:rPr>
              <w:t>FALSE</w:t>
            </w:r>
          </w:p>
        </w:tc>
        <w:tc>
          <w:tcPr>
            <w:tcW w:w="2689" w:type="dxa"/>
          </w:tcPr>
          <w:p w14:paraId="456ACE33" w14:textId="333D8D34" w:rsidR="00510916" w:rsidRDefault="00510916" w:rsidP="00B20863">
            <w:pPr>
              <w:jc w:val="both"/>
              <w:rPr>
                <w:noProof/>
                <w:lang w:val="en-US" w:eastAsia="de-DE"/>
              </w:rPr>
            </w:pPr>
            <w:r>
              <w:rPr>
                <w:noProof/>
                <w:lang w:val="en-US" w:eastAsia="de-DE"/>
              </w:rPr>
              <w:t>TRUE</w:t>
            </w:r>
          </w:p>
        </w:tc>
      </w:tr>
      <w:tr w:rsidR="00510916" w:rsidRPr="0005434E" w14:paraId="361B4ECE" w14:textId="77777777" w:rsidTr="004150D9">
        <w:tc>
          <w:tcPr>
            <w:tcW w:w="3501" w:type="dxa"/>
          </w:tcPr>
          <w:p w14:paraId="34A4622A" w14:textId="694EAF1D" w:rsidR="00510916" w:rsidRDefault="008F1847" w:rsidP="00B20863">
            <w:pPr>
              <w:jc w:val="both"/>
              <w:rPr>
                <w:lang w:val="en-US"/>
              </w:rPr>
            </w:pPr>
            <w:r>
              <w:rPr>
                <w:lang w:val="en-US"/>
              </w:rPr>
              <w:t>mixblup.plink</w:t>
            </w:r>
          </w:p>
        </w:tc>
        <w:tc>
          <w:tcPr>
            <w:tcW w:w="2872" w:type="dxa"/>
          </w:tcPr>
          <w:p w14:paraId="2156C71E" w14:textId="1CD782B4" w:rsidR="00510916" w:rsidRDefault="00510916" w:rsidP="00B20863">
            <w:pPr>
              <w:jc w:val="both"/>
              <w:rPr>
                <w:lang w:val="en-US"/>
              </w:rPr>
            </w:pPr>
            <w:r>
              <w:rPr>
                <w:lang w:val="en-US"/>
              </w:rPr>
              <w:t>FALSE</w:t>
            </w:r>
          </w:p>
        </w:tc>
        <w:tc>
          <w:tcPr>
            <w:tcW w:w="2689" w:type="dxa"/>
          </w:tcPr>
          <w:p w14:paraId="192185EB" w14:textId="7B2C291A" w:rsidR="00510916" w:rsidRDefault="00510916" w:rsidP="00B20863">
            <w:pPr>
              <w:jc w:val="both"/>
              <w:rPr>
                <w:noProof/>
                <w:lang w:val="en-US" w:eastAsia="de-DE"/>
              </w:rPr>
            </w:pPr>
            <w:r>
              <w:rPr>
                <w:noProof/>
                <w:lang w:val="en-US" w:eastAsia="de-DE"/>
              </w:rPr>
              <w:t>TRUE</w:t>
            </w:r>
          </w:p>
        </w:tc>
      </w:tr>
      <w:tr w:rsidR="00510916" w:rsidRPr="0005434E" w14:paraId="1B1C5DB2" w14:textId="77777777" w:rsidTr="004150D9">
        <w:tc>
          <w:tcPr>
            <w:tcW w:w="3501" w:type="dxa"/>
          </w:tcPr>
          <w:p w14:paraId="1E4746C1" w14:textId="319B2F04" w:rsidR="00510916" w:rsidRDefault="00510916" w:rsidP="00510916">
            <w:pPr>
              <w:jc w:val="both"/>
              <w:rPr>
                <w:lang w:val="en-US"/>
              </w:rPr>
            </w:pPr>
            <w:r>
              <w:rPr>
                <w:lang w:val="en-US"/>
              </w:rPr>
              <w:t>blupf90.pedfile</w:t>
            </w:r>
          </w:p>
        </w:tc>
        <w:tc>
          <w:tcPr>
            <w:tcW w:w="2872" w:type="dxa"/>
          </w:tcPr>
          <w:p w14:paraId="2F72238C" w14:textId="29676ADF" w:rsidR="00510916" w:rsidRDefault="00510916" w:rsidP="00510916">
            <w:pPr>
              <w:jc w:val="both"/>
              <w:rPr>
                <w:lang w:val="en-US"/>
              </w:rPr>
            </w:pPr>
            <w:r>
              <w:rPr>
                <w:lang w:val="en-US"/>
              </w:rPr>
              <w:t>TRUE</w:t>
            </w:r>
          </w:p>
        </w:tc>
        <w:tc>
          <w:tcPr>
            <w:tcW w:w="2689" w:type="dxa"/>
          </w:tcPr>
          <w:p w14:paraId="48CA7CA3" w14:textId="7F7BAC3F" w:rsidR="00510916" w:rsidRDefault="00510916" w:rsidP="00510916">
            <w:pPr>
              <w:jc w:val="both"/>
              <w:rPr>
                <w:noProof/>
                <w:lang w:val="en-US" w:eastAsia="de-DE"/>
              </w:rPr>
            </w:pPr>
            <w:r>
              <w:rPr>
                <w:noProof/>
                <w:lang w:val="en-US" w:eastAsia="de-DE"/>
              </w:rPr>
              <w:t>FALSE</w:t>
            </w:r>
          </w:p>
        </w:tc>
      </w:tr>
      <w:tr w:rsidR="00510916" w:rsidRPr="0005434E" w14:paraId="0F79C698" w14:textId="77777777" w:rsidTr="004150D9">
        <w:tc>
          <w:tcPr>
            <w:tcW w:w="3501" w:type="dxa"/>
          </w:tcPr>
          <w:p w14:paraId="3E0D169E" w14:textId="6EA4E806" w:rsidR="00510916" w:rsidRDefault="00510916" w:rsidP="00510916">
            <w:pPr>
              <w:jc w:val="both"/>
              <w:rPr>
                <w:lang w:val="en-US"/>
              </w:rPr>
            </w:pPr>
            <w:r>
              <w:rPr>
                <w:lang w:val="en-US"/>
              </w:rPr>
              <w:t>blupf90.parfile</w:t>
            </w:r>
          </w:p>
        </w:tc>
        <w:tc>
          <w:tcPr>
            <w:tcW w:w="2872" w:type="dxa"/>
          </w:tcPr>
          <w:p w14:paraId="17297907" w14:textId="5E7498D0" w:rsidR="00510916" w:rsidRDefault="00510916" w:rsidP="00510916">
            <w:pPr>
              <w:jc w:val="both"/>
              <w:rPr>
                <w:lang w:val="en-US"/>
              </w:rPr>
            </w:pPr>
            <w:r>
              <w:rPr>
                <w:lang w:val="en-US"/>
              </w:rPr>
              <w:t>TRUE</w:t>
            </w:r>
          </w:p>
        </w:tc>
        <w:tc>
          <w:tcPr>
            <w:tcW w:w="2689" w:type="dxa"/>
          </w:tcPr>
          <w:p w14:paraId="2D14BBEA" w14:textId="2C98868C" w:rsidR="00510916" w:rsidRDefault="00510916" w:rsidP="00510916">
            <w:pPr>
              <w:jc w:val="both"/>
              <w:rPr>
                <w:noProof/>
                <w:lang w:val="en-US" w:eastAsia="de-DE"/>
              </w:rPr>
            </w:pPr>
            <w:r>
              <w:rPr>
                <w:noProof/>
                <w:lang w:val="en-US" w:eastAsia="de-DE"/>
              </w:rPr>
              <w:t>FALSE</w:t>
            </w:r>
          </w:p>
        </w:tc>
      </w:tr>
      <w:tr w:rsidR="00510916" w:rsidRPr="0005434E" w14:paraId="0BEC69F9" w14:textId="77777777" w:rsidTr="004150D9">
        <w:tc>
          <w:tcPr>
            <w:tcW w:w="3501" w:type="dxa"/>
          </w:tcPr>
          <w:p w14:paraId="219D4207" w14:textId="7F485DAF" w:rsidR="00510916" w:rsidRDefault="00510916" w:rsidP="00510916">
            <w:pPr>
              <w:jc w:val="both"/>
              <w:rPr>
                <w:lang w:val="en-US"/>
              </w:rPr>
            </w:pPr>
            <w:r>
              <w:rPr>
                <w:lang w:val="en-US"/>
              </w:rPr>
              <w:t>blupf90.datafile</w:t>
            </w:r>
          </w:p>
        </w:tc>
        <w:tc>
          <w:tcPr>
            <w:tcW w:w="2872" w:type="dxa"/>
          </w:tcPr>
          <w:p w14:paraId="28FAD3F2" w14:textId="0AD91957" w:rsidR="00510916" w:rsidRDefault="00510916" w:rsidP="00510916">
            <w:pPr>
              <w:jc w:val="both"/>
              <w:rPr>
                <w:lang w:val="en-US"/>
              </w:rPr>
            </w:pPr>
            <w:r>
              <w:rPr>
                <w:lang w:val="en-US"/>
              </w:rPr>
              <w:t>TRUE</w:t>
            </w:r>
          </w:p>
        </w:tc>
        <w:tc>
          <w:tcPr>
            <w:tcW w:w="2689" w:type="dxa"/>
          </w:tcPr>
          <w:p w14:paraId="39A1B6BE" w14:textId="3AA6AD1D" w:rsidR="00510916" w:rsidRDefault="00510916" w:rsidP="00510916">
            <w:pPr>
              <w:jc w:val="both"/>
              <w:rPr>
                <w:noProof/>
                <w:lang w:val="en-US" w:eastAsia="de-DE"/>
              </w:rPr>
            </w:pPr>
            <w:r>
              <w:rPr>
                <w:noProof/>
                <w:lang w:val="en-US" w:eastAsia="de-DE"/>
              </w:rPr>
              <w:t>FALSE</w:t>
            </w:r>
          </w:p>
        </w:tc>
      </w:tr>
      <w:tr w:rsidR="00510916" w:rsidRPr="0005434E" w14:paraId="134DE781" w14:textId="77777777" w:rsidTr="004150D9">
        <w:tc>
          <w:tcPr>
            <w:tcW w:w="3501" w:type="dxa"/>
          </w:tcPr>
          <w:p w14:paraId="5E17F82D" w14:textId="6C55FF75" w:rsidR="00510916" w:rsidRDefault="00510916" w:rsidP="00510916">
            <w:pPr>
              <w:jc w:val="both"/>
              <w:rPr>
                <w:lang w:val="en-US"/>
              </w:rPr>
            </w:pPr>
            <w:r>
              <w:rPr>
                <w:lang w:val="en-US"/>
              </w:rPr>
              <w:t>blupf90.inputfile</w:t>
            </w:r>
          </w:p>
        </w:tc>
        <w:tc>
          <w:tcPr>
            <w:tcW w:w="2872" w:type="dxa"/>
          </w:tcPr>
          <w:p w14:paraId="5898B249" w14:textId="3CE1F006" w:rsidR="00510916" w:rsidRDefault="00510916" w:rsidP="00510916">
            <w:pPr>
              <w:jc w:val="both"/>
              <w:rPr>
                <w:lang w:val="en-US"/>
              </w:rPr>
            </w:pPr>
            <w:r>
              <w:rPr>
                <w:lang w:val="en-US"/>
              </w:rPr>
              <w:t>TRUE</w:t>
            </w:r>
          </w:p>
        </w:tc>
        <w:tc>
          <w:tcPr>
            <w:tcW w:w="2689" w:type="dxa"/>
          </w:tcPr>
          <w:p w14:paraId="74FC6F7C" w14:textId="526B7563" w:rsidR="00510916" w:rsidRDefault="00510916" w:rsidP="00510916">
            <w:pPr>
              <w:jc w:val="both"/>
              <w:rPr>
                <w:noProof/>
                <w:lang w:val="en-US" w:eastAsia="de-DE"/>
              </w:rPr>
            </w:pPr>
            <w:r>
              <w:rPr>
                <w:noProof/>
                <w:lang w:val="en-US" w:eastAsia="de-DE"/>
              </w:rPr>
              <w:t>FALSE</w:t>
            </w:r>
          </w:p>
        </w:tc>
      </w:tr>
      <w:tr w:rsidR="00510916" w:rsidRPr="0005434E" w14:paraId="6677F994" w14:textId="77777777" w:rsidTr="004150D9">
        <w:tc>
          <w:tcPr>
            <w:tcW w:w="3501" w:type="dxa"/>
          </w:tcPr>
          <w:p w14:paraId="24649176" w14:textId="5E4EBDF2" w:rsidR="00510916" w:rsidRDefault="00510916" w:rsidP="00510916">
            <w:pPr>
              <w:jc w:val="both"/>
              <w:rPr>
                <w:lang w:val="en-US"/>
              </w:rPr>
            </w:pPr>
            <w:r>
              <w:rPr>
                <w:lang w:val="en-US"/>
              </w:rPr>
              <w:t>blupf90.genofile</w:t>
            </w:r>
          </w:p>
        </w:tc>
        <w:tc>
          <w:tcPr>
            <w:tcW w:w="2872" w:type="dxa"/>
          </w:tcPr>
          <w:p w14:paraId="412D328F" w14:textId="4DBBFF1B" w:rsidR="00510916" w:rsidRDefault="00510916" w:rsidP="00510916">
            <w:pPr>
              <w:jc w:val="both"/>
              <w:rPr>
                <w:lang w:val="en-US"/>
              </w:rPr>
            </w:pPr>
            <w:r>
              <w:rPr>
                <w:lang w:val="en-US"/>
              </w:rPr>
              <w:t>TRUE</w:t>
            </w:r>
          </w:p>
        </w:tc>
        <w:tc>
          <w:tcPr>
            <w:tcW w:w="2689" w:type="dxa"/>
          </w:tcPr>
          <w:p w14:paraId="7DF977DB" w14:textId="4D89DE6A" w:rsidR="00510916" w:rsidRDefault="00510916" w:rsidP="00510916">
            <w:pPr>
              <w:jc w:val="both"/>
              <w:rPr>
                <w:noProof/>
                <w:lang w:val="en-US" w:eastAsia="de-DE"/>
              </w:rPr>
            </w:pPr>
            <w:r>
              <w:rPr>
                <w:noProof/>
                <w:lang w:val="en-US" w:eastAsia="de-DE"/>
              </w:rPr>
              <w:t>FALSE</w:t>
            </w:r>
          </w:p>
        </w:tc>
      </w:tr>
      <w:tr w:rsidR="00510916" w:rsidRPr="00947701" w14:paraId="4733F456" w14:textId="77777777" w:rsidTr="004150D9">
        <w:tc>
          <w:tcPr>
            <w:tcW w:w="3501" w:type="dxa"/>
          </w:tcPr>
          <w:p w14:paraId="39CE20B6" w14:textId="194F299A" w:rsidR="00510916" w:rsidRDefault="00510916" w:rsidP="00510916">
            <w:pPr>
              <w:jc w:val="both"/>
              <w:rPr>
                <w:lang w:val="en-US"/>
              </w:rPr>
            </w:pPr>
            <w:r>
              <w:rPr>
                <w:lang w:val="en-US"/>
              </w:rPr>
              <w:t>blupf90.path</w:t>
            </w:r>
          </w:p>
        </w:tc>
        <w:tc>
          <w:tcPr>
            <w:tcW w:w="2872" w:type="dxa"/>
          </w:tcPr>
          <w:p w14:paraId="46CE75B7" w14:textId="77777777" w:rsidR="00510916" w:rsidRDefault="00510916" w:rsidP="00510916">
            <w:pPr>
              <w:jc w:val="both"/>
              <w:rPr>
                <w:lang w:val="en-US"/>
              </w:rPr>
            </w:pPr>
            <w:r>
              <w:rPr>
                <w:lang w:val="en-US"/>
              </w:rPr>
              <w:t>NULL</w:t>
            </w:r>
          </w:p>
          <w:p w14:paraId="33C9C8CC" w14:textId="1970F51F" w:rsidR="00510916" w:rsidRDefault="00510916" w:rsidP="00510916">
            <w:pPr>
              <w:jc w:val="both"/>
              <w:rPr>
                <w:lang w:val="en-US"/>
              </w:rPr>
            </w:pPr>
            <w:r>
              <w:rPr>
                <w:lang w:val="en-US"/>
              </w:rPr>
              <w:t>windows: “</w:t>
            </w:r>
            <w:r w:rsidRPr="001B154E">
              <w:rPr>
                <w:lang w:val="en-US"/>
              </w:rPr>
              <w:t>blupf90+.exe</w:t>
            </w:r>
            <w:r>
              <w:rPr>
                <w:lang w:val="en-US"/>
              </w:rPr>
              <w:t xml:space="preserve">” linux: </w:t>
            </w:r>
            <w:r w:rsidRPr="001B154E">
              <w:rPr>
                <w:lang w:val="en-US"/>
              </w:rPr>
              <w:t>"./blupf90+.exe"</w:t>
            </w:r>
          </w:p>
        </w:tc>
        <w:tc>
          <w:tcPr>
            <w:tcW w:w="2689" w:type="dxa"/>
          </w:tcPr>
          <w:p w14:paraId="5F291C6A" w14:textId="77777777" w:rsidR="00510916" w:rsidRDefault="00510916" w:rsidP="00510916">
            <w:pPr>
              <w:jc w:val="both"/>
              <w:rPr>
                <w:noProof/>
                <w:lang w:val="en-US" w:eastAsia="de-DE"/>
              </w:rPr>
            </w:pPr>
          </w:p>
        </w:tc>
      </w:tr>
      <w:tr w:rsidR="00510916" w:rsidRPr="00947701" w14:paraId="0D31C768" w14:textId="77777777" w:rsidTr="004150D9">
        <w:tc>
          <w:tcPr>
            <w:tcW w:w="3501" w:type="dxa"/>
          </w:tcPr>
          <w:p w14:paraId="58576965" w14:textId="5BFC5333" w:rsidR="00510916" w:rsidRDefault="00510916" w:rsidP="00510916">
            <w:pPr>
              <w:jc w:val="both"/>
              <w:rPr>
                <w:lang w:val="en-US"/>
              </w:rPr>
            </w:pPr>
            <w:r>
              <w:rPr>
                <w:lang w:val="en-US"/>
              </w:rPr>
              <w:t>renumf90.path</w:t>
            </w:r>
          </w:p>
        </w:tc>
        <w:tc>
          <w:tcPr>
            <w:tcW w:w="2872" w:type="dxa"/>
          </w:tcPr>
          <w:p w14:paraId="7316E6C2" w14:textId="77777777" w:rsidR="00510916" w:rsidRDefault="00510916" w:rsidP="00510916">
            <w:pPr>
              <w:jc w:val="both"/>
              <w:rPr>
                <w:lang w:val="en-US"/>
              </w:rPr>
            </w:pPr>
            <w:r>
              <w:rPr>
                <w:lang w:val="en-US"/>
              </w:rPr>
              <w:t>NULL</w:t>
            </w:r>
          </w:p>
          <w:p w14:paraId="2C733C6E" w14:textId="3687178A" w:rsidR="00510916" w:rsidRDefault="00510916" w:rsidP="00510916">
            <w:pPr>
              <w:jc w:val="both"/>
              <w:rPr>
                <w:lang w:val="en-US"/>
              </w:rPr>
            </w:pPr>
            <w:r>
              <w:rPr>
                <w:lang w:val="en-US"/>
              </w:rPr>
              <w:t>windows: “renumf</w:t>
            </w:r>
            <w:r w:rsidRPr="001B154E">
              <w:rPr>
                <w:lang w:val="en-US"/>
              </w:rPr>
              <w:t>90+.exe</w:t>
            </w:r>
            <w:r>
              <w:rPr>
                <w:lang w:val="en-US"/>
              </w:rPr>
              <w:t xml:space="preserve">” linux: </w:t>
            </w:r>
            <w:r w:rsidRPr="001B154E">
              <w:rPr>
                <w:lang w:val="en-US"/>
              </w:rPr>
              <w:t>"./</w:t>
            </w:r>
            <w:r>
              <w:rPr>
                <w:lang w:val="en-US"/>
              </w:rPr>
              <w:t>renumf</w:t>
            </w:r>
            <w:r w:rsidRPr="001B154E">
              <w:rPr>
                <w:lang w:val="en-US"/>
              </w:rPr>
              <w:t>90+.exe"</w:t>
            </w:r>
          </w:p>
        </w:tc>
        <w:tc>
          <w:tcPr>
            <w:tcW w:w="2689" w:type="dxa"/>
          </w:tcPr>
          <w:p w14:paraId="5BE221A6" w14:textId="77777777" w:rsidR="00510916" w:rsidRDefault="00510916" w:rsidP="00510916">
            <w:pPr>
              <w:jc w:val="both"/>
              <w:rPr>
                <w:noProof/>
                <w:lang w:val="en-US" w:eastAsia="de-DE"/>
              </w:rPr>
            </w:pPr>
          </w:p>
        </w:tc>
      </w:tr>
      <w:tr w:rsidR="00510916" w:rsidRPr="0005434E" w14:paraId="665512A0" w14:textId="77777777" w:rsidTr="004150D9">
        <w:tc>
          <w:tcPr>
            <w:tcW w:w="3501" w:type="dxa"/>
          </w:tcPr>
          <w:p w14:paraId="741145F9" w14:textId="4704C1A3" w:rsidR="00510916" w:rsidRDefault="00510916" w:rsidP="00510916">
            <w:pPr>
              <w:jc w:val="both"/>
              <w:rPr>
                <w:lang w:val="en-US"/>
              </w:rPr>
            </w:pPr>
            <w:r>
              <w:rPr>
                <w:lang w:val="en-US"/>
              </w:rPr>
              <w:t>blupf90.path.pedfile</w:t>
            </w:r>
          </w:p>
        </w:tc>
        <w:tc>
          <w:tcPr>
            <w:tcW w:w="2872" w:type="dxa"/>
          </w:tcPr>
          <w:p w14:paraId="55B664F5" w14:textId="3165CC71" w:rsidR="00510916" w:rsidRDefault="00510916" w:rsidP="00510916">
            <w:pPr>
              <w:jc w:val="both"/>
              <w:rPr>
                <w:lang w:val="en-US"/>
              </w:rPr>
            </w:pPr>
            <w:r>
              <w:rPr>
                <w:lang w:val="en-US"/>
              </w:rPr>
              <w:t>NULL</w:t>
            </w:r>
          </w:p>
        </w:tc>
        <w:tc>
          <w:tcPr>
            <w:tcW w:w="2689" w:type="dxa"/>
          </w:tcPr>
          <w:p w14:paraId="514BDC73" w14:textId="77777777" w:rsidR="00510916" w:rsidRDefault="00510916" w:rsidP="00510916">
            <w:pPr>
              <w:jc w:val="both"/>
              <w:rPr>
                <w:noProof/>
                <w:lang w:val="en-US" w:eastAsia="de-DE"/>
              </w:rPr>
            </w:pPr>
          </w:p>
        </w:tc>
      </w:tr>
      <w:tr w:rsidR="00510916" w:rsidRPr="0005434E" w14:paraId="264F66EA" w14:textId="77777777" w:rsidTr="004150D9">
        <w:tc>
          <w:tcPr>
            <w:tcW w:w="3501" w:type="dxa"/>
          </w:tcPr>
          <w:p w14:paraId="12C02B75" w14:textId="29A20557" w:rsidR="00510916" w:rsidRDefault="00510916" w:rsidP="00510916">
            <w:pPr>
              <w:jc w:val="both"/>
              <w:rPr>
                <w:lang w:val="en-US"/>
              </w:rPr>
            </w:pPr>
            <w:r>
              <w:rPr>
                <w:lang w:val="en-US"/>
              </w:rPr>
              <w:t>blupf90.path.datafile</w:t>
            </w:r>
          </w:p>
        </w:tc>
        <w:tc>
          <w:tcPr>
            <w:tcW w:w="2872" w:type="dxa"/>
          </w:tcPr>
          <w:p w14:paraId="714FD00A" w14:textId="0A8593C1" w:rsidR="00510916" w:rsidRDefault="00510916" w:rsidP="00510916">
            <w:pPr>
              <w:jc w:val="both"/>
              <w:rPr>
                <w:lang w:val="en-US"/>
              </w:rPr>
            </w:pPr>
            <w:r>
              <w:rPr>
                <w:lang w:val="en-US"/>
              </w:rPr>
              <w:t>NULL</w:t>
            </w:r>
          </w:p>
        </w:tc>
        <w:tc>
          <w:tcPr>
            <w:tcW w:w="2689" w:type="dxa"/>
          </w:tcPr>
          <w:p w14:paraId="1DECF3BD" w14:textId="77777777" w:rsidR="00510916" w:rsidRDefault="00510916" w:rsidP="00510916">
            <w:pPr>
              <w:jc w:val="both"/>
              <w:rPr>
                <w:noProof/>
                <w:lang w:val="en-US" w:eastAsia="de-DE"/>
              </w:rPr>
            </w:pPr>
          </w:p>
        </w:tc>
      </w:tr>
      <w:tr w:rsidR="00510916" w:rsidRPr="0005434E" w14:paraId="00CFABD4" w14:textId="77777777" w:rsidTr="004150D9">
        <w:tc>
          <w:tcPr>
            <w:tcW w:w="3501" w:type="dxa"/>
          </w:tcPr>
          <w:p w14:paraId="351CC435" w14:textId="3A19A318" w:rsidR="00510916" w:rsidRDefault="00510916" w:rsidP="00510916">
            <w:pPr>
              <w:jc w:val="both"/>
              <w:rPr>
                <w:lang w:val="en-US"/>
              </w:rPr>
            </w:pPr>
            <w:r>
              <w:rPr>
                <w:lang w:val="en-US"/>
              </w:rPr>
              <w:t>blupf90.path.inputfile</w:t>
            </w:r>
          </w:p>
        </w:tc>
        <w:tc>
          <w:tcPr>
            <w:tcW w:w="2872" w:type="dxa"/>
          </w:tcPr>
          <w:p w14:paraId="2B9FFA39" w14:textId="3B37C4FB" w:rsidR="00510916" w:rsidRDefault="00510916" w:rsidP="00510916">
            <w:pPr>
              <w:jc w:val="both"/>
              <w:rPr>
                <w:lang w:val="en-US"/>
              </w:rPr>
            </w:pPr>
            <w:r>
              <w:rPr>
                <w:lang w:val="en-US"/>
              </w:rPr>
              <w:t>NULL</w:t>
            </w:r>
          </w:p>
        </w:tc>
        <w:tc>
          <w:tcPr>
            <w:tcW w:w="2689" w:type="dxa"/>
          </w:tcPr>
          <w:p w14:paraId="334F35CC" w14:textId="77777777" w:rsidR="00510916" w:rsidRDefault="00510916" w:rsidP="00510916">
            <w:pPr>
              <w:jc w:val="both"/>
              <w:rPr>
                <w:noProof/>
                <w:lang w:val="en-US" w:eastAsia="de-DE"/>
              </w:rPr>
            </w:pPr>
          </w:p>
        </w:tc>
      </w:tr>
      <w:tr w:rsidR="00510916" w:rsidRPr="0005434E" w14:paraId="760DEFF2" w14:textId="77777777" w:rsidTr="004150D9">
        <w:tc>
          <w:tcPr>
            <w:tcW w:w="3501" w:type="dxa"/>
          </w:tcPr>
          <w:p w14:paraId="56A173C3" w14:textId="0486E531" w:rsidR="00510916" w:rsidRDefault="00510916" w:rsidP="00510916">
            <w:pPr>
              <w:jc w:val="both"/>
              <w:rPr>
                <w:lang w:val="en-US"/>
              </w:rPr>
            </w:pPr>
            <w:r>
              <w:rPr>
                <w:lang w:val="en-US"/>
              </w:rPr>
              <w:t>blupf90.path.genofile</w:t>
            </w:r>
          </w:p>
        </w:tc>
        <w:tc>
          <w:tcPr>
            <w:tcW w:w="2872" w:type="dxa"/>
          </w:tcPr>
          <w:p w14:paraId="0AE2E3A6" w14:textId="4BD6A9F0" w:rsidR="00510916" w:rsidRDefault="00510916" w:rsidP="00510916">
            <w:pPr>
              <w:jc w:val="both"/>
              <w:rPr>
                <w:lang w:val="en-US"/>
              </w:rPr>
            </w:pPr>
            <w:r>
              <w:rPr>
                <w:lang w:val="en-US"/>
              </w:rPr>
              <w:t>NULL</w:t>
            </w:r>
          </w:p>
        </w:tc>
        <w:tc>
          <w:tcPr>
            <w:tcW w:w="2689" w:type="dxa"/>
          </w:tcPr>
          <w:p w14:paraId="3D4408AF" w14:textId="77777777" w:rsidR="00510916" w:rsidRDefault="00510916" w:rsidP="00510916">
            <w:pPr>
              <w:jc w:val="both"/>
              <w:rPr>
                <w:noProof/>
                <w:lang w:val="en-US" w:eastAsia="de-DE"/>
              </w:rPr>
            </w:pPr>
          </w:p>
        </w:tc>
      </w:tr>
      <w:tr w:rsidR="00510916" w:rsidRPr="0005434E" w14:paraId="74B36CD8" w14:textId="77777777" w:rsidTr="004150D9">
        <w:tc>
          <w:tcPr>
            <w:tcW w:w="3501" w:type="dxa"/>
          </w:tcPr>
          <w:p w14:paraId="2C4BE8AC" w14:textId="0D1C0888" w:rsidR="00510916" w:rsidRDefault="00510916" w:rsidP="00510916">
            <w:pPr>
              <w:jc w:val="both"/>
              <w:rPr>
                <w:lang w:val="en-US"/>
              </w:rPr>
            </w:pPr>
            <w:r>
              <w:rPr>
                <w:lang w:val="en-US"/>
              </w:rPr>
              <w:t>blupf90.files</w:t>
            </w:r>
          </w:p>
        </w:tc>
        <w:tc>
          <w:tcPr>
            <w:tcW w:w="2872" w:type="dxa"/>
          </w:tcPr>
          <w:p w14:paraId="7729E1A7" w14:textId="126E910D" w:rsidR="00510916" w:rsidRDefault="00510916" w:rsidP="00510916">
            <w:pPr>
              <w:jc w:val="both"/>
              <w:rPr>
                <w:lang w:val="en-US"/>
              </w:rPr>
            </w:pPr>
            <w:r>
              <w:rPr>
                <w:lang w:val="en-US"/>
              </w:rPr>
              <w:t>“blupf90_files”</w:t>
            </w:r>
          </w:p>
        </w:tc>
        <w:tc>
          <w:tcPr>
            <w:tcW w:w="2689" w:type="dxa"/>
          </w:tcPr>
          <w:p w14:paraId="1CC2B556" w14:textId="77777777" w:rsidR="00510916" w:rsidRDefault="00510916" w:rsidP="00510916">
            <w:pPr>
              <w:jc w:val="both"/>
              <w:rPr>
                <w:noProof/>
                <w:lang w:val="en-US" w:eastAsia="de-DE"/>
              </w:rPr>
            </w:pPr>
          </w:p>
        </w:tc>
      </w:tr>
      <w:tr w:rsidR="00510916" w:rsidRPr="0005434E" w14:paraId="47FCA3D1" w14:textId="77777777" w:rsidTr="004150D9">
        <w:tc>
          <w:tcPr>
            <w:tcW w:w="3501" w:type="dxa"/>
          </w:tcPr>
          <w:p w14:paraId="6F3731F9" w14:textId="5C3A43EF" w:rsidR="00510916" w:rsidRDefault="00510916" w:rsidP="00510916">
            <w:pPr>
              <w:jc w:val="both"/>
              <w:rPr>
                <w:lang w:val="en-US"/>
              </w:rPr>
            </w:pPr>
            <w:r>
              <w:rPr>
                <w:lang w:val="en-US"/>
              </w:rPr>
              <w:t>blupf90.blksize</w:t>
            </w:r>
          </w:p>
        </w:tc>
        <w:tc>
          <w:tcPr>
            <w:tcW w:w="2872" w:type="dxa"/>
          </w:tcPr>
          <w:p w14:paraId="3384FDF7" w14:textId="6A673485" w:rsidR="00510916" w:rsidRDefault="00510916" w:rsidP="00510916">
            <w:pPr>
              <w:jc w:val="both"/>
              <w:rPr>
                <w:lang w:val="en-US"/>
              </w:rPr>
            </w:pPr>
            <w:r>
              <w:rPr>
                <w:lang w:val="en-US"/>
              </w:rPr>
              <w:t>NULL (number of traits)</w:t>
            </w:r>
          </w:p>
        </w:tc>
        <w:tc>
          <w:tcPr>
            <w:tcW w:w="2689" w:type="dxa"/>
          </w:tcPr>
          <w:p w14:paraId="100FC4C6" w14:textId="054E571D" w:rsidR="00510916" w:rsidRDefault="00510916" w:rsidP="00510916">
            <w:pPr>
              <w:jc w:val="both"/>
              <w:rPr>
                <w:noProof/>
                <w:lang w:val="en-US" w:eastAsia="de-DE"/>
              </w:rPr>
            </w:pPr>
            <w:r>
              <w:rPr>
                <w:noProof/>
                <w:lang w:val="en-US" w:eastAsia="de-DE"/>
              </w:rPr>
              <w:t>integer value</w:t>
            </w:r>
          </w:p>
        </w:tc>
      </w:tr>
      <w:tr w:rsidR="00510916" w:rsidRPr="0005434E" w14:paraId="458E4B19" w14:textId="77777777" w:rsidTr="004150D9">
        <w:tc>
          <w:tcPr>
            <w:tcW w:w="3501" w:type="dxa"/>
          </w:tcPr>
          <w:p w14:paraId="116FBC6B" w14:textId="6D7169E7" w:rsidR="00510916" w:rsidRDefault="00510916" w:rsidP="00510916">
            <w:pPr>
              <w:jc w:val="both"/>
              <w:rPr>
                <w:lang w:val="en-US"/>
              </w:rPr>
            </w:pPr>
            <w:r>
              <w:rPr>
                <w:lang w:val="en-US"/>
              </w:rPr>
              <w:t>blupf90.no.quality</w:t>
            </w:r>
          </w:p>
        </w:tc>
        <w:tc>
          <w:tcPr>
            <w:tcW w:w="2872" w:type="dxa"/>
          </w:tcPr>
          <w:p w14:paraId="069C08CD" w14:textId="3422BB2B" w:rsidR="00510916" w:rsidRDefault="00510916" w:rsidP="00510916">
            <w:pPr>
              <w:jc w:val="both"/>
              <w:rPr>
                <w:lang w:val="en-US"/>
              </w:rPr>
            </w:pPr>
            <w:r>
              <w:rPr>
                <w:lang w:val="en-US"/>
              </w:rPr>
              <w:t>FALSE</w:t>
            </w:r>
          </w:p>
        </w:tc>
        <w:tc>
          <w:tcPr>
            <w:tcW w:w="2689" w:type="dxa"/>
          </w:tcPr>
          <w:p w14:paraId="2B0A4F3B" w14:textId="79F90E48" w:rsidR="00510916" w:rsidRDefault="00510916" w:rsidP="00510916">
            <w:pPr>
              <w:jc w:val="both"/>
              <w:rPr>
                <w:noProof/>
                <w:lang w:val="en-US" w:eastAsia="de-DE"/>
              </w:rPr>
            </w:pPr>
            <w:r>
              <w:rPr>
                <w:noProof/>
                <w:lang w:val="en-US" w:eastAsia="de-DE"/>
              </w:rPr>
              <w:t>TRUE</w:t>
            </w:r>
          </w:p>
        </w:tc>
      </w:tr>
      <w:tr w:rsidR="00510916" w:rsidRPr="0005434E" w14:paraId="5A9DE25A" w14:textId="77777777" w:rsidTr="004150D9">
        <w:tc>
          <w:tcPr>
            <w:tcW w:w="3501" w:type="dxa"/>
          </w:tcPr>
          <w:p w14:paraId="3C9489BC" w14:textId="06774A0A" w:rsidR="00510916" w:rsidRDefault="00510916" w:rsidP="00510916">
            <w:pPr>
              <w:jc w:val="both"/>
              <w:rPr>
                <w:lang w:val="en-US"/>
              </w:rPr>
            </w:pPr>
            <w:r>
              <w:rPr>
                <w:lang w:val="en-US"/>
              </w:rPr>
              <w:t>blupf90.conv_crit</w:t>
            </w:r>
          </w:p>
        </w:tc>
        <w:tc>
          <w:tcPr>
            <w:tcW w:w="2872" w:type="dxa"/>
          </w:tcPr>
          <w:p w14:paraId="2974CB23" w14:textId="6CB45464" w:rsidR="00510916" w:rsidRDefault="00510916" w:rsidP="00510916">
            <w:pPr>
              <w:jc w:val="both"/>
              <w:rPr>
                <w:lang w:val="en-US"/>
              </w:rPr>
            </w:pPr>
            <w:r>
              <w:rPr>
                <w:lang w:val="en-US"/>
              </w:rPr>
              <w:t>NULL</w:t>
            </w:r>
          </w:p>
        </w:tc>
        <w:tc>
          <w:tcPr>
            <w:tcW w:w="2689" w:type="dxa"/>
          </w:tcPr>
          <w:p w14:paraId="00A1CF64" w14:textId="77777777" w:rsidR="00510916" w:rsidRDefault="00510916" w:rsidP="00510916">
            <w:pPr>
              <w:jc w:val="both"/>
              <w:rPr>
                <w:noProof/>
                <w:lang w:val="en-US" w:eastAsia="de-DE"/>
              </w:rPr>
            </w:pPr>
          </w:p>
        </w:tc>
      </w:tr>
      <w:tr w:rsidR="00510916" w:rsidRPr="0005434E" w14:paraId="4CE94E9E" w14:textId="77777777" w:rsidTr="004150D9">
        <w:tc>
          <w:tcPr>
            <w:tcW w:w="3501" w:type="dxa"/>
          </w:tcPr>
          <w:p w14:paraId="526279A2" w14:textId="77D35873" w:rsidR="00510916" w:rsidRPr="00080F7E" w:rsidRDefault="00510916" w:rsidP="00510916">
            <w:pPr>
              <w:jc w:val="both"/>
              <w:rPr>
                <w:lang w:val="en-US"/>
              </w:rPr>
            </w:pPr>
            <w:r w:rsidRPr="00080F7E">
              <w:rPr>
                <w:lang w:val="en-US"/>
              </w:rPr>
              <w:t>BGLR.model</w:t>
            </w:r>
          </w:p>
        </w:tc>
        <w:tc>
          <w:tcPr>
            <w:tcW w:w="2872" w:type="dxa"/>
          </w:tcPr>
          <w:p w14:paraId="26E11EC2" w14:textId="01F53003" w:rsidR="00510916" w:rsidRDefault="00510916" w:rsidP="00510916">
            <w:pPr>
              <w:jc w:val="both"/>
              <w:rPr>
                <w:lang w:val="en-US"/>
              </w:rPr>
            </w:pPr>
            <w:r>
              <w:rPr>
                <w:lang w:val="en-US"/>
              </w:rPr>
              <w:t>“RKHS”</w:t>
            </w:r>
          </w:p>
        </w:tc>
        <w:tc>
          <w:tcPr>
            <w:tcW w:w="2689" w:type="dxa"/>
          </w:tcPr>
          <w:p w14:paraId="2565C953" w14:textId="363F9CDC" w:rsidR="00510916" w:rsidRPr="009F218C" w:rsidRDefault="00510916" w:rsidP="00510916">
            <w:pPr>
              <w:jc w:val="both"/>
              <w:rPr>
                <w:noProof/>
                <w:lang w:eastAsia="de-DE"/>
              </w:rPr>
            </w:pPr>
            <w:r w:rsidRPr="009F218C">
              <w:rPr>
                <w:noProof/>
                <w:lang w:eastAsia="de-DE"/>
              </w:rPr>
              <w:t>“BRR”, “BL”, “BayesA”, “BayesB”, “BayesC”</w:t>
            </w:r>
          </w:p>
        </w:tc>
      </w:tr>
      <w:tr w:rsidR="00510916" w:rsidRPr="0005434E" w14:paraId="4A9D7CE4" w14:textId="77777777" w:rsidTr="004150D9">
        <w:tc>
          <w:tcPr>
            <w:tcW w:w="3501" w:type="dxa"/>
          </w:tcPr>
          <w:p w14:paraId="00188DA2" w14:textId="77777777" w:rsidR="00510916" w:rsidRPr="00080F7E" w:rsidRDefault="00510916" w:rsidP="00510916">
            <w:pPr>
              <w:jc w:val="both"/>
              <w:rPr>
                <w:lang w:val="en-US"/>
              </w:rPr>
            </w:pPr>
            <w:r w:rsidRPr="00080F7E">
              <w:rPr>
                <w:lang w:val="en-US"/>
              </w:rPr>
              <w:t>BGLR.burnin</w:t>
            </w:r>
          </w:p>
        </w:tc>
        <w:tc>
          <w:tcPr>
            <w:tcW w:w="2872" w:type="dxa"/>
          </w:tcPr>
          <w:p w14:paraId="48FE3BF2" w14:textId="77777777" w:rsidR="00510916" w:rsidRDefault="00510916" w:rsidP="00510916">
            <w:pPr>
              <w:jc w:val="both"/>
              <w:rPr>
                <w:lang w:val="en-US"/>
              </w:rPr>
            </w:pPr>
            <w:r>
              <w:rPr>
                <w:lang w:val="en-US"/>
              </w:rPr>
              <w:t>500</w:t>
            </w:r>
          </w:p>
        </w:tc>
        <w:tc>
          <w:tcPr>
            <w:tcW w:w="2689" w:type="dxa"/>
          </w:tcPr>
          <w:p w14:paraId="5C4E8051" w14:textId="77777777" w:rsidR="00510916" w:rsidRDefault="00510916" w:rsidP="00510916">
            <w:pPr>
              <w:jc w:val="both"/>
              <w:rPr>
                <w:noProof/>
                <w:lang w:val="en-US" w:eastAsia="de-DE"/>
              </w:rPr>
            </w:pPr>
            <w:r>
              <w:rPr>
                <w:noProof/>
                <w:lang w:val="en-US" w:eastAsia="de-DE"/>
              </w:rPr>
              <w:t>natural number</w:t>
            </w:r>
          </w:p>
        </w:tc>
      </w:tr>
      <w:tr w:rsidR="00510916" w:rsidRPr="0005434E" w14:paraId="71A9BA5E" w14:textId="77777777" w:rsidTr="004150D9">
        <w:tc>
          <w:tcPr>
            <w:tcW w:w="3501" w:type="dxa"/>
          </w:tcPr>
          <w:p w14:paraId="16CD0C06" w14:textId="77777777" w:rsidR="00510916" w:rsidRPr="00080F7E" w:rsidRDefault="00510916" w:rsidP="00510916">
            <w:pPr>
              <w:jc w:val="both"/>
              <w:rPr>
                <w:lang w:val="en-US"/>
              </w:rPr>
            </w:pPr>
            <w:r w:rsidRPr="00080F7E">
              <w:rPr>
                <w:lang w:val="en-US"/>
              </w:rPr>
              <w:t>BGLR.iteration</w:t>
            </w:r>
          </w:p>
        </w:tc>
        <w:tc>
          <w:tcPr>
            <w:tcW w:w="2872" w:type="dxa"/>
          </w:tcPr>
          <w:p w14:paraId="535309CF" w14:textId="77777777" w:rsidR="00510916" w:rsidRDefault="00510916" w:rsidP="00510916">
            <w:pPr>
              <w:jc w:val="both"/>
              <w:rPr>
                <w:lang w:val="en-US"/>
              </w:rPr>
            </w:pPr>
            <w:r>
              <w:rPr>
                <w:lang w:val="en-US"/>
              </w:rPr>
              <w:t>5000</w:t>
            </w:r>
          </w:p>
        </w:tc>
        <w:tc>
          <w:tcPr>
            <w:tcW w:w="2689" w:type="dxa"/>
          </w:tcPr>
          <w:p w14:paraId="33AC3CEA" w14:textId="77777777" w:rsidR="00510916" w:rsidRDefault="00510916" w:rsidP="00510916">
            <w:pPr>
              <w:jc w:val="both"/>
              <w:rPr>
                <w:noProof/>
                <w:lang w:val="en-US" w:eastAsia="de-DE"/>
              </w:rPr>
            </w:pPr>
            <w:r>
              <w:rPr>
                <w:noProof/>
                <w:lang w:val="en-US" w:eastAsia="de-DE"/>
              </w:rPr>
              <w:t>natural number</w:t>
            </w:r>
          </w:p>
        </w:tc>
      </w:tr>
      <w:tr w:rsidR="00510916" w:rsidRPr="0005434E" w14:paraId="79E1D917" w14:textId="77777777" w:rsidTr="004150D9">
        <w:tc>
          <w:tcPr>
            <w:tcW w:w="3501" w:type="dxa"/>
          </w:tcPr>
          <w:p w14:paraId="175F8E6E" w14:textId="77777777" w:rsidR="00510916" w:rsidRPr="00080F7E" w:rsidRDefault="00510916" w:rsidP="00510916">
            <w:pPr>
              <w:jc w:val="both"/>
              <w:rPr>
                <w:lang w:val="en-US"/>
              </w:rPr>
            </w:pPr>
            <w:r w:rsidRPr="00080F7E">
              <w:rPr>
                <w:lang w:val="en-US"/>
              </w:rPr>
              <w:t>BGLR.save</w:t>
            </w:r>
          </w:p>
        </w:tc>
        <w:tc>
          <w:tcPr>
            <w:tcW w:w="2872" w:type="dxa"/>
          </w:tcPr>
          <w:p w14:paraId="47E7C330" w14:textId="77777777" w:rsidR="00510916" w:rsidRDefault="00510916" w:rsidP="00510916">
            <w:pPr>
              <w:jc w:val="both"/>
              <w:rPr>
                <w:lang w:val="en-US"/>
              </w:rPr>
            </w:pPr>
            <w:r>
              <w:rPr>
                <w:lang w:val="en-US"/>
              </w:rPr>
              <w:t>“RKHS”</w:t>
            </w:r>
          </w:p>
        </w:tc>
        <w:tc>
          <w:tcPr>
            <w:tcW w:w="2689" w:type="dxa"/>
          </w:tcPr>
          <w:p w14:paraId="2137EF3E" w14:textId="77777777" w:rsidR="00510916" w:rsidRDefault="00510916" w:rsidP="00510916">
            <w:pPr>
              <w:jc w:val="both"/>
              <w:rPr>
                <w:noProof/>
                <w:lang w:val="en-US" w:eastAsia="de-DE"/>
              </w:rPr>
            </w:pPr>
            <w:r>
              <w:rPr>
                <w:noProof/>
                <w:lang w:val="en-US" w:eastAsia="de-DE"/>
              </w:rPr>
              <w:t>any path you want</w:t>
            </w:r>
          </w:p>
        </w:tc>
      </w:tr>
      <w:tr w:rsidR="00510916" w:rsidRPr="0005434E" w14:paraId="452E9F55" w14:textId="77777777" w:rsidTr="004150D9">
        <w:tc>
          <w:tcPr>
            <w:tcW w:w="3501" w:type="dxa"/>
          </w:tcPr>
          <w:p w14:paraId="685230B4" w14:textId="77777777" w:rsidR="00510916" w:rsidRPr="00080F7E" w:rsidRDefault="00510916" w:rsidP="00510916">
            <w:pPr>
              <w:jc w:val="both"/>
              <w:rPr>
                <w:lang w:val="en-US"/>
              </w:rPr>
            </w:pPr>
            <w:r w:rsidRPr="00080F7E">
              <w:rPr>
                <w:lang w:val="en-US"/>
              </w:rPr>
              <w:t>BGLR.save.random</w:t>
            </w:r>
          </w:p>
        </w:tc>
        <w:tc>
          <w:tcPr>
            <w:tcW w:w="2872" w:type="dxa"/>
          </w:tcPr>
          <w:p w14:paraId="34235237" w14:textId="77777777" w:rsidR="00510916" w:rsidRDefault="00510916" w:rsidP="00510916">
            <w:pPr>
              <w:jc w:val="both"/>
              <w:rPr>
                <w:lang w:val="en-US"/>
              </w:rPr>
            </w:pPr>
            <w:r>
              <w:rPr>
                <w:lang w:val="en-US"/>
              </w:rPr>
              <w:t>FALSE</w:t>
            </w:r>
          </w:p>
        </w:tc>
        <w:tc>
          <w:tcPr>
            <w:tcW w:w="2689" w:type="dxa"/>
          </w:tcPr>
          <w:p w14:paraId="4A15E63D" w14:textId="77777777" w:rsidR="00510916" w:rsidRDefault="00510916" w:rsidP="00510916">
            <w:pPr>
              <w:jc w:val="both"/>
              <w:rPr>
                <w:noProof/>
                <w:lang w:val="en-US" w:eastAsia="de-DE"/>
              </w:rPr>
            </w:pPr>
            <w:r>
              <w:rPr>
                <w:noProof/>
                <w:lang w:val="en-US" w:eastAsia="de-DE"/>
              </w:rPr>
              <w:t>TRUE</w:t>
            </w:r>
          </w:p>
        </w:tc>
      </w:tr>
      <w:tr w:rsidR="00510916" w:rsidRPr="0005434E" w14:paraId="03C1A7E7" w14:textId="77777777" w:rsidTr="004150D9">
        <w:tc>
          <w:tcPr>
            <w:tcW w:w="3501" w:type="dxa"/>
          </w:tcPr>
          <w:p w14:paraId="28A34C4F" w14:textId="77777777" w:rsidR="00510916" w:rsidRPr="00080F7E" w:rsidRDefault="00510916" w:rsidP="00510916">
            <w:pPr>
              <w:jc w:val="both"/>
              <w:rPr>
                <w:lang w:val="en-US"/>
              </w:rPr>
            </w:pPr>
            <w:r w:rsidRPr="00080F7E">
              <w:rPr>
                <w:lang w:val="en-US"/>
              </w:rPr>
              <w:t>BGLR.print</w:t>
            </w:r>
          </w:p>
        </w:tc>
        <w:tc>
          <w:tcPr>
            <w:tcW w:w="2872" w:type="dxa"/>
          </w:tcPr>
          <w:p w14:paraId="1BB330AB" w14:textId="77777777" w:rsidR="00510916" w:rsidRDefault="00510916" w:rsidP="00510916">
            <w:pPr>
              <w:jc w:val="both"/>
              <w:rPr>
                <w:lang w:val="en-US"/>
              </w:rPr>
            </w:pPr>
            <w:r>
              <w:rPr>
                <w:lang w:val="en-US"/>
              </w:rPr>
              <w:t>FALSE</w:t>
            </w:r>
          </w:p>
        </w:tc>
        <w:tc>
          <w:tcPr>
            <w:tcW w:w="2689" w:type="dxa"/>
          </w:tcPr>
          <w:p w14:paraId="445ECBEA" w14:textId="77777777" w:rsidR="00510916" w:rsidRDefault="00510916" w:rsidP="00510916">
            <w:pPr>
              <w:jc w:val="both"/>
              <w:rPr>
                <w:noProof/>
                <w:lang w:val="en-US" w:eastAsia="de-DE"/>
              </w:rPr>
            </w:pPr>
            <w:r>
              <w:rPr>
                <w:noProof/>
                <w:lang w:eastAsia="de-DE"/>
              </w:rPr>
              <w:t>TRUE</w:t>
            </w:r>
          </w:p>
        </w:tc>
      </w:tr>
      <w:tr w:rsidR="00510916" w:rsidRPr="00947701" w14:paraId="70106843" w14:textId="77777777" w:rsidTr="004150D9">
        <w:tc>
          <w:tcPr>
            <w:tcW w:w="3501" w:type="dxa"/>
          </w:tcPr>
          <w:p w14:paraId="3752FEDE" w14:textId="77777777" w:rsidR="00510916" w:rsidRPr="00080F7E" w:rsidRDefault="00510916" w:rsidP="00510916">
            <w:pPr>
              <w:jc w:val="both"/>
              <w:rPr>
                <w:lang w:val="en-US"/>
              </w:rPr>
            </w:pPr>
            <w:r w:rsidRPr="00080F7E">
              <w:rPr>
                <w:lang w:val="en-US"/>
              </w:rPr>
              <w:t>miraculix</w:t>
            </w:r>
          </w:p>
        </w:tc>
        <w:tc>
          <w:tcPr>
            <w:tcW w:w="2872" w:type="dxa"/>
          </w:tcPr>
          <w:p w14:paraId="06085C19" w14:textId="77777777" w:rsidR="00510916" w:rsidRDefault="00510916" w:rsidP="00510916">
            <w:pPr>
              <w:jc w:val="both"/>
              <w:rPr>
                <w:lang w:val="en-US"/>
              </w:rPr>
            </w:pPr>
            <w:r>
              <w:rPr>
                <w:lang w:val="en-US"/>
              </w:rPr>
              <w:t xml:space="preserve">FALSE </w:t>
            </w:r>
          </w:p>
        </w:tc>
        <w:tc>
          <w:tcPr>
            <w:tcW w:w="2689" w:type="dxa"/>
          </w:tcPr>
          <w:p w14:paraId="09C1EF92" w14:textId="77777777" w:rsidR="00510916" w:rsidRDefault="00510916" w:rsidP="00510916">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510916" w:rsidRPr="0005434E" w14:paraId="0C275728" w14:textId="77777777" w:rsidTr="004150D9">
        <w:tc>
          <w:tcPr>
            <w:tcW w:w="3501" w:type="dxa"/>
          </w:tcPr>
          <w:p w14:paraId="407CC355" w14:textId="77777777" w:rsidR="00510916" w:rsidRPr="00080F7E" w:rsidRDefault="00510916" w:rsidP="00510916">
            <w:pPr>
              <w:jc w:val="both"/>
              <w:rPr>
                <w:lang w:val="en-US"/>
              </w:rPr>
            </w:pPr>
            <w:r w:rsidRPr="00080F7E">
              <w:rPr>
                <w:lang w:val="en-US"/>
              </w:rPr>
              <w:t>miraculix.cores</w:t>
            </w:r>
          </w:p>
        </w:tc>
        <w:tc>
          <w:tcPr>
            <w:tcW w:w="2872" w:type="dxa"/>
          </w:tcPr>
          <w:p w14:paraId="0D5E6A6D" w14:textId="77777777" w:rsidR="00510916" w:rsidRDefault="00510916" w:rsidP="00510916">
            <w:pPr>
              <w:jc w:val="both"/>
              <w:rPr>
                <w:lang w:val="en-US"/>
              </w:rPr>
            </w:pPr>
            <w:r>
              <w:rPr>
                <w:lang w:val="en-US"/>
              </w:rPr>
              <w:t>1</w:t>
            </w:r>
          </w:p>
        </w:tc>
        <w:tc>
          <w:tcPr>
            <w:tcW w:w="2689" w:type="dxa"/>
          </w:tcPr>
          <w:p w14:paraId="7A258334" w14:textId="77777777" w:rsidR="00510916" w:rsidRDefault="00510916" w:rsidP="00510916">
            <w:pPr>
              <w:jc w:val="both"/>
              <w:rPr>
                <w:noProof/>
                <w:lang w:val="en-US" w:eastAsia="de-DE"/>
              </w:rPr>
            </w:pPr>
            <w:r>
              <w:rPr>
                <w:noProof/>
                <w:lang w:eastAsia="de-DE"/>
              </w:rPr>
              <w:t>natural number</w:t>
            </w:r>
          </w:p>
        </w:tc>
      </w:tr>
      <w:tr w:rsidR="00510916" w:rsidRPr="0005434E" w14:paraId="2F84889F" w14:textId="77777777" w:rsidTr="004150D9">
        <w:tc>
          <w:tcPr>
            <w:tcW w:w="3501" w:type="dxa"/>
          </w:tcPr>
          <w:p w14:paraId="5C475758" w14:textId="77777777" w:rsidR="00510916" w:rsidRPr="00080F7E" w:rsidRDefault="00510916" w:rsidP="00510916">
            <w:pPr>
              <w:jc w:val="both"/>
              <w:rPr>
                <w:lang w:val="en-US"/>
              </w:rPr>
            </w:pPr>
            <w:r w:rsidRPr="00080F7E">
              <w:rPr>
                <w:lang w:val="en-US"/>
              </w:rPr>
              <w:t>miraculix.mult</w:t>
            </w:r>
          </w:p>
        </w:tc>
        <w:tc>
          <w:tcPr>
            <w:tcW w:w="2872" w:type="dxa"/>
          </w:tcPr>
          <w:p w14:paraId="37EEC58D" w14:textId="77777777" w:rsidR="00510916" w:rsidRDefault="00510916" w:rsidP="00510916">
            <w:pPr>
              <w:jc w:val="both"/>
              <w:rPr>
                <w:lang w:val="en-US"/>
              </w:rPr>
            </w:pPr>
            <w:r>
              <w:rPr>
                <w:lang w:val="en-US"/>
              </w:rPr>
              <w:t>NULL (leading to FALSE)</w:t>
            </w:r>
          </w:p>
        </w:tc>
        <w:tc>
          <w:tcPr>
            <w:tcW w:w="2689" w:type="dxa"/>
          </w:tcPr>
          <w:p w14:paraId="5E1D925B" w14:textId="77777777" w:rsidR="00510916" w:rsidRDefault="00510916" w:rsidP="00510916">
            <w:pPr>
              <w:jc w:val="both"/>
              <w:rPr>
                <w:noProof/>
                <w:lang w:val="en-US" w:eastAsia="de-DE"/>
              </w:rPr>
            </w:pPr>
            <w:r>
              <w:rPr>
                <w:noProof/>
                <w:lang w:eastAsia="de-DE"/>
              </w:rPr>
              <w:t>TRUE / FALSE</w:t>
            </w:r>
          </w:p>
        </w:tc>
      </w:tr>
      <w:tr w:rsidR="00510916" w:rsidRPr="0005434E" w14:paraId="360053F6" w14:textId="77777777" w:rsidTr="004150D9">
        <w:tc>
          <w:tcPr>
            <w:tcW w:w="3501" w:type="dxa"/>
          </w:tcPr>
          <w:p w14:paraId="0A7A1441" w14:textId="77777777" w:rsidR="00510916" w:rsidRPr="00080F7E" w:rsidRDefault="00510916" w:rsidP="00510916">
            <w:pPr>
              <w:jc w:val="both"/>
              <w:rPr>
                <w:lang w:val="en-US"/>
              </w:rPr>
            </w:pPr>
            <w:r w:rsidRPr="00080F7E">
              <w:rPr>
                <w:lang w:val="en-US"/>
              </w:rPr>
              <w:t>miraculix.chol</w:t>
            </w:r>
          </w:p>
        </w:tc>
        <w:tc>
          <w:tcPr>
            <w:tcW w:w="2872" w:type="dxa"/>
          </w:tcPr>
          <w:p w14:paraId="0867C8F3" w14:textId="77777777" w:rsidR="00510916" w:rsidRDefault="00510916" w:rsidP="00510916">
            <w:pPr>
              <w:jc w:val="both"/>
              <w:rPr>
                <w:lang w:val="en-US"/>
              </w:rPr>
            </w:pPr>
            <w:r>
              <w:rPr>
                <w:lang w:val="en-US"/>
              </w:rPr>
              <w:t>FALSE</w:t>
            </w:r>
          </w:p>
        </w:tc>
        <w:tc>
          <w:tcPr>
            <w:tcW w:w="2689" w:type="dxa"/>
          </w:tcPr>
          <w:p w14:paraId="1094C2C2" w14:textId="77777777" w:rsidR="00510916" w:rsidRDefault="00510916" w:rsidP="00510916">
            <w:pPr>
              <w:jc w:val="both"/>
              <w:rPr>
                <w:noProof/>
                <w:lang w:val="en-US" w:eastAsia="de-DE"/>
              </w:rPr>
            </w:pPr>
            <w:r>
              <w:rPr>
                <w:noProof/>
                <w:lang w:eastAsia="de-DE"/>
              </w:rPr>
              <w:t>TRUE</w:t>
            </w:r>
          </w:p>
        </w:tc>
      </w:tr>
      <w:tr w:rsidR="00510916" w:rsidRPr="0005434E" w14:paraId="1284506D" w14:textId="77777777" w:rsidTr="004150D9">
        <w:tc>
          <w:tcPr>
            <w:tcW w:w="3501" w:type="dxa"/>
          </w:tcPr>
          <w:p w14:paraId="45A1C2C8" w14:textId="77777777" w:rsidR="00510916" w:rsidRPr="00080F7E" w:rsidRDefault="00510916" w:rsidP="00510916">
            <w:pPr>
              <w:jc w:val="both"/>
              <w:rPr>
                <w:lang w:val="en-US"/>
              </w:rPr>
            </w:pPr>
            <w:r w:rsidRPr="00080F7E">
              <w:rPr>
                <w:lang w:val="en-US"/>
              </w:rPr>
              <w:t>miraculix.destroyA</w:t>
            </w:r>
          </w:p>
        </w:tc>
        <w:tc>
          <w:tcPr>
            <w:tcW w:w="2872" w:type="dxa"/>
          </w:tcPr>
          <w:p w14:paraId="69BA5842" w14:textId="77777777" w:rsidR="00510916" w:rsidRDefault="00510916" w:rsidP="00510916">
            <w:pPr>
              <w:jc w:val="both"/>
              <w:rPr>
                <w:lang w:val="en-US"/>
              </w:rPr>
            </w:pPr>
            <w:r>
              <w:rPr>
                <w:lang w:val="en-US"/>
              </w:rPr>
              <w:t>TRUE</w:t>
            </w:r>
          </w:p>
        </w:tc>
        <w:tc>
          <w:tcPr>
            <w:tcW w:w="2689" w:type="dxa"/>
          </w:tcPr>
          <w:p w14:paraId="2CD8C182" w14:textId="77777777" w:rsidR="00510916" w:rsidRDefault="00510916" w:rsidP="00510916">
            <w:pPr>
              <w:jc w:val="both"/>
              <w:rPr>
                <w:noProof/>
                <w:lang w:val="en-US" w:eastAsia="de-DE"/>
              </w:rPr>
            </w:pPr>
            <w:r>
              <w:rPr>
                <w:noProof/>
                <w:lang w:val="en-US" w:eastAsia="de-DE"/>
              </w:rPr>
              <w:t>FALSE</w:t>
            </w:r>
          </w:p>
        </w:tc>
      </w:tr>
      <w:tr w:rsidR="00510916" w:rsidRPr="00947701" w14:paraId="2E37F051" w14:textId="77777777" w:rsidTr="00AE0EE6">
        <w:tc>
          <w:tcPr>
            <w:tcW w:w="9062" w:type="dxa"/>
            <w:gridSpan w:val="3"/>
          </w:tcPr>
          <w:p w14:paraId="790E21E9" w14:textId="77777777" w:rsidR="00510916" w:rsidRPr="00F00C3C" w:rsidRDefault="00510916" w:rsidP="00510916">
            <w:pPr>
              <w:jc w:val="both"/>
              <w:rPr>
                <w:b/>
                <w:bCs/>
                <w:i/>
                <w:iCs/>
                <w:noProof/>
                <w:u w:val="single"/>
                <w:lang w:val="en-US" w:eastAsia="de-DE"/>
              </w:rPr>
            </w:pPr>
            <w:r w:rsidRPr="00F00C3C">
              <w:rPr>
                <w:b/>
                <w:bCs/>
                <w:i/>
                <w:iCs/>
                <w:u w:val="single"/>
                <w:lang w:val="en-US"/>
              </w:rPr>
              <w:t>Estimation of SNP-effects, GWAS, genome editing</w:t>
            </w:r>
          </w:p>
        </w:tc>
      </w:tr>
      <w:tr w:rsidR="00510916" w:rsidRPr="0005434E" w14:paraId="06DFF68F" w14:textId="77777777" w:rsidTr="004150D9">
        <w:tc>
          <w:tcPr>
            <w:tcW w:w="3501" w:type="dxa"/>
          </w:tcPr>
          <w:p w14:paraId="330B12E4" w14:textId="77777777" w:rsidR="00510916" w:rsidRDefault="00510916" w:rsidP="00510916">
            <w:pPr>
              <w:jc w:val="both"/>
              <w:rPr>
                <w:lang w:val="en-US"/>
              </w:rPr>
            </w:pPr>
            <w:r>
              <w:rPr>
                <w:lang w:val="en-US"/>
              </w:rPr>
              <w:t>estimate.u</w:t>
            </w:r>
          </w:p>
        </w:tc>
        <w:tc>
          <w:tcPr>
            <w:tcW w:w="2872" w:type="dxa"/>
          </w:tcPr>
          <w:p w14:paraId="4AE088E6" w14:textId="77777777" w:rsidR="00510916" w:rsidRDefault="00510916" w:rsidP="00510916">
            <w:pPr>
              <w:jc w:val="both"/>
              <w:rPr>
                <w:lang w:val="en-US"/>
              </w:rPr>
            </w:pPr>
            <w:r>
              <w:rPr>
                <w:lang w:val="en-US"/>
              </w:rPr>
              <w:t>FALSE</w:t>
            </w:r>
          </w:p>
        </w:tc>
        <w:tc>
          <w:tcPr>
            <w:tcW w:w="2689" w:type="dxa"/>
          </w:tcPr>
          <w:p w14:paraId="22F0B1C1" w14:textId="77777777" w:rsidR="00510916" w:rsidRDefault="00510916" w:rsidP="00510916">
            <w:pPr>
              <w:jc w:val="both"/>
              <w:rPr>
                <w:noProof/>
                <w:lang w:val="en-US" w:eastAsia="de-DE"/>
              </w:rPr>
            </w:pPr>
            <w:r>
              <w:rPr>
                <w:noProof/>
                <w:lang w:eastAsia="de-DE"/>
              </w:rPr>
              <w:t>TRUE</w:t>
            </w:r>
          </w:p>
        </w:tc>
      </w:tr>
      <w:tr w:rsidR="00510916" w:rsidRPr="0005434E" w14:paraId="4D451B0D" w14:textId="77777777" w:rsidTr="004150D9">
        <w:tc>
          <w:tcPr>
            <w:tcW w:w="3501" w:type="dxa"/>
          </w:tcPr>
          <w:p w14:paraId="59027D53" w14:textId="77777777" w:rsidR="00510916" w:rsidRDefault="00510916" w:rsidP="00510916">
            <w:pPr>
              <w:jc w:val="both"/>
              <w:rPr>
                <w:lang w:val="en-US"/>
              </w:rPr>
            </w:pPr>
            <w:r>
              <w:rPr>
                <w:lang w:val="en-US"/>
              </w:rPr>
              <w:lastRenderedPageBreak/>
              <w:t>fast.uhat</w:t>
            </w:r>
          </w:p>
        </w:tc>
        <w:tc>
          <w:tcPr>
            <w:tcW w:w="2872" w:type="dxa"/>
          </w:tcPr>
          <w:p w14:paraId="4F8ECDE4" w14:textId="77777777" w:rsidR="00510916" w:rsidRDefault="00510916" w:rsidP="00510916">
            <w:pPr>
              <w:jc w:val="both"/>
              <w:rPr>
                <w:lang w:val="en-US"/>
              </w:rPr>
            </w:pPr>
            <w:r>
              <w:rPr>
                <w:lang w:val="en-US"/>
              </w:rPr>
              <w:t>TRUE</w:t>
            </w:r>
          </w:p>
        </w:tc>
        <w:tc>
          <w:tcPr>
            <w:tcW w:w="2689" w:type="dxa"/>
          </w:tcPr>
          <w:p w14:paraId="347D7D85" w14:textId="77777777" w:rsidR="00510916" w:rsidRDefault="00510916" w:rsidP="00510916">
            <w:pPr>
              <w:jc w:val="both"/>
              <w:rPr>
                <w:noProof/>
                <w:lang w:val="en-US" w:eastAsia="de-DE"/>
              </w:rPr>
            </w:pPr>
            <w:r>
              <w:rPr>
                <w:noProof/>
                <w:lang w:eastAsia="de-DE"/>
              </w:rPr>
              <w:t>FALSE</w:t>
            </w:r>
          </w:p>
        </w:tc>
      </w:tr>
      <w:tr w:rsidR="00510916" w:rsidRPr="0005434E" w14:paraId="62461A51" w14:textId="77777777" w:rsidTr="004150D9">
        <w:tc>
          <w:tcPr>
            <w:tcW w:w="3501" w:type="dxa"/>
          </w:tcPr>
          <w:p w14:paraId="6F2BA35A" w14:textId="77777777" w:rsidR="00510916" w:rsidRDefault="00510916" w:rsidP="00510916">
            <w:pPr>
              <w:jc w:val="both"/>
              <w:rPr>
                <w:lang w:val="en-US"/>
              </w:rPr>
            </w:pPr>
            <w:r>
              <w:rPr>
                <w:lang w:val="en-US"/>
              </w:rPr>
              <w:t>approx.residuals</w:t>
            </w:r>
          </w:p>
        </w:tc>
        <w:tc>
          <w:tcPr>
            <w:tcW w:w="2872" w:type="dxa"/>
          </w:tcPr>
          <w:p w14:paraId="7826A788" w14:textId="77777777" w:rsidR="00510916" w:rsidRDefault="00510916" w:rsidP="00510916">
            <w:pPr>
              <w:jc w:val="both"/>
              <w:rPr>
                <w:lang w:val="en-US"/>
              </w:rPr>
            </w:pPr>
            <w:r>
              <w:rPr>
                <w:lang w:val="en-US"/>
              </w:rPr>
              <w:t>TRUE</w:t>
            </w:r>
          </w:p>
        </w:tc>
        <w:tc>
          <w:tcPr>
            <w:tcW w:w="2689" w:type="dxa"/>
          </w:tcPr>
          <w:p w14:paraId="7DF605B6" w14:textId="77777777" w:rsidR="00510916" w:rsidRDefault="00510916" w:rsidP="00510916">
            <w:pPr>
              <w:jc w:val="both"/>
              <w:rPr>
                <w:noProof/>
                <w:lang w:val="en-US" w:eastAsia="de-DE"/>
              </w:rPr>
            </w:pPr>
            <w:r>
              <w:rPr>
                <w:noProof/>
                <w:lang w:val="en-US" w:eastAsia="de-DE"/>
              </w:rPr>
              <w:t>FALSE</w:t>
            </w:r>
          </w:p>
        </w:tc>
      </w:tr>
      <w:tr w:rsidR="00510916" w:rsidRPr="0005434E" w14:paraId="5E9D4DAE" w14:textId="77777777" w:rsidTr="004150D9">
        <w:tc>
          <w:tcPr>
            <w:tcW w:w="3501" w:type="dxa"/>
          </w:tcPr>
          <w:p w14:paraId="366C715D" w14:textId="77777777" w:rsidR="00510916" w:rsidRDefault="00510916" w:rsidP="00510916">
            <w:pPr>
              <w:jc w:val="both"/>
              <w:rPr>
                <w:lang w:val="en-US"/>
              </w:rPr>
            </w:pPr>
            <w:r>
              <w:rPr>
                <w:lang w:val="en-US"/>
              </w:rPr>
              <w:t>gwas.u</w:t>
            </w:r>
          </w:p>
        </w:tc>
        <w:tc>
          <w:tcPr>
            <w:tcW w:w="2872" w:type="dxa"/>
          </w:tcPr>
          <w:p w14:paraId="7945D1C0" w14:textId="77777777" w:rsidR="00510916" w:rsidRDefault="00510916" w:rsidP="00510916">
            <w:pPr>
              <w:jc w:val="both"/>
              <w:rPr>
                <w:lang w:val="en-US"/>
              </w:rPr>
            </w:pPr>
            <w:r>
              <w:rPr>
                <w:lang w:val="en-US"/>
              </w:rPr>
              <w:t>FALSE</w:t>
            </w:r>
          </w:p>
        </w:tc>
        <w:tc>
          <w:tcPr>
            <w:tcW w:w="2689" w:type="dxa"/>
          </w:tcPr>
          <w:p w14:paraId="068CB235" w14:textId="77777777" w:rsidR="00510916" w:rsidRDefault="00510916" w:rsidP="00510916">
            <w:pPr>
              <w:jc w:val="both"/>
              <w:rPr>
                <w:noProof/>
                <w:lang w:val="en-US" w:eastAsia="de-DE"/>
              </w:rPr>
            </w:pPr>
            <w:r>
              <w:rPr>
                <w:noProof/>
                <w:lang w:val="en-US" w:eastAsia="de-DE"/>
              </w:rPr>
              <w:t>TRUE</w:t>
            </w:r>
          </w:p>
        </w:tc>
      </w:tr>
      <w:tr w:rsidR="00510916" w:rsidRPr="0005434E" w14:paraId="09830B34" w14:textId="77777777" w:rsidTr="004150D9">
        <w:tc>
          <w:tcPr>
            <w:tcW w:w="3501" w:type="dxa"/>
          </w:tcPr>
          <w:p w14:paraId="53B9EF6A" w14:textId="77777777" w:rsidR="00510916" w:rsidRDefault="00510916" w:rsidP="00510916">
            <w:pPr>
              <w:jc w:val="both"/>
              <w:rPr>
                <w:lang w:val="en-US"/>
              </w:rPr>
            </w:pPr>
            <w:r>
              <w:rPr>
                <w:lang w:val="en-US"/>
              </w:rPr>
              <w:t>gwas.gen</w:t>
            </w:r>
          </w:p>
        </w:tc>
        <w:tc>
          <w:tcPr>
            <w:tcW w:w="2872" w:type="dxa"/>
          </w:tcPr>
          <w:p w14:paraId="1F22A23B" w14:textId="77777777" w:rsidR="00510916" w:rsidRDefault="00510916" w:rsidP="00510916">
            <w:pPr>
              <w:jc w:val="both"/>
              <w:rPr>
                <w:lang w:val="en-US"/>
              </w:rPr>
            </w:pPr>
            <w:r>
              <w:rPr>
                <w:lang w:val="en-US"/>
              </w:rPr>
              <w:t>NULL</w:t>
            </w:r>
          </w:p>
        </w:tc>
        <w:tc>
          <w:tcPr>
            <w:tcW w:w="2689" w:type="dxa"/>
          </w:tcPr>
          <w:p w14:paraId="0EB67A6B" w14:textId="77777777" w:rsidR="00510916" w:rsidRDefault="00510916" w:rsidP="00510916">
            <w:pPr>
              <w:jc w:val="both"/>
              <w:rPr>
                <w:noProof/>
                <w:lang w:val="en-US" w:eastAsia="de-DE"/>
              </w:rPr>
            </w:pPr>
            <w:r>
              <w:rPr>
                <w:noProof/>
                <w:lang w:eastAsia="de-DE"/>
              </w:rPr>
              <w:t>1:3</w:t>
            </w:r>
          </w:p>
        </w:tc>
      </w:tr>
      <w:tr w:rsidR="00510916" w:rsidRPr="0005434E" w14:paraId="585595DD" w14:textId="77777777" w:rsidTr="004150D9">
        <w:tc>
          <w:tcPr>
            <w:tcW w:w="3501" w:type="dxa"/>
          </w:tcPr>
          <w:p w14:paraId="03518371" w14:textId="77777777" w:rsidR="00510916" w:rsidRDefault="00510916" w:rsidP="00510916">
            <w:pPr>
              <w:jc w:val="both"/>
              <w:rPr>
                <w:lang w:val="en-US"/>
              </w:rPr>
            </w:pPr>
            <w:r>
              <w:rPr>
                <w:lang w:val="en-US"/>
              </w:rPr>
              <w:t>gwas.database</w:t>
            </w:r>
          </w:p>
        </w:tc>
        <w:tc>
          <w:tcPr>
            <w:tcW w:w="2872" w:type="dxa"/>
          </w:tcPr>
          <w:p w14:paraId="692C2658" w14:textId="77777777" w:rsidR="00510916" w:rsidRDefault="00510916" w:rsidP="00510916">
            <w:pPr>
              <w:jc w:val="both"/>
              <w:rPr>
                <w:lang w:val="en-US"/>
              </w:rPr>
            </w:pPr>
            <w:r>
              <w:rPr>
                <w:lang w:val="en-US"/>
              </w:rPr>
              <w:t>NULL</w:t>
            </w:r>
          </w:p>
        </w:tc>
        <w:tc>
          <w:tcPr>
            <w:tcW w:w="2689" w:type="dxa"/>
          </w:tcPr>
          <w:p w14:paraId="5DC7E2D3" w14:textId="77777777" w:rsidR="00510916" w:rsidRDefault="00510916" w:rsidP="00510916">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3527752C" w14:textId="77777777" w:rsidTr="004150D9">
        <w:tc>
          <w:tcPr>
            <w:tcW w:w="3501" w:type="dxa"/>
          </w:tcPr>
          <w:p w14:paraId="666317A0" w14:textId="77777777" w:rsidR="00510916" w:rsidRDefault="00510916" w:rsidP="00510916">
            <w:pPr>
              <w:jc w:val="both"/>
              <w:rPr>
                <w:lang w:val="en-US"/>
              </w:rPr>
            </w:pPr>
            <w:r>
              <w:rPr>
                <w:lang w:val="en-US"/>
              </w:rPr>
              <w:t>gwas.cohorts</w:t>
            </w:r>
          </w:p>
        </w:tc>
        <w:tc>
          <w:tcPr>
            <w:tcW w:w="2872" w:type="dxa"/>
          </w:tcPr>
          <w:p w14:paraId="028E34E3" w14:textId="77777777" w:rsidR="00510916" w:rsidRDefault="00510916" w:rsidP="00510916">
            <w:pPr>
              <w:jc w:val="both"/>
              <w:rPr>
                <w:lang w:val="en-US"/>
              </w:rPr>
            </w:pPr>
            <w:r>
              <w:rPr>
                <w:lang w:val="en-US"/>
              </w:rPr>
              <w:t>NULL</w:t>
            </w:r>
          </w:p>
        </w:tc>
        <w:tc>
          <w:tcPr>
            <w:tcW w:w="2689" w:type="dxa"/>
          </w:tcPr>
          <w:p w14:paraId="248FA130"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05434E" w14:paraId="1C1CC8D2" w14:textId="77777777" w:rsidTr="004150D9">
        <w:tc>
          <w:tcPr>
            <w:tcW w:w="3501" w:type="dxa"/>
          </w:tcPr>
          <w:p w14:paraId="45C6F572" w14:textId="77777777" w:rsidR="00510916" w:rsidRDefault="00510916" w:rsidP="00510916">
            <w:pPr>
              <w:jc w:val="both"/>
              <w:rPr>
                <w:lang w:val="en-US"/>
              </w:rPr>
            </w:pPr>
            <w:r>
              <w:rPr>
                <w:lang w:val="en-US"/>
              </w:rPr>
              <w:t>gwas.group.standard</w:t>
            </w:r>
          </w:p>
        </w:tc>
        <w:tc>
          <w:tcPr>
            <w:tcW w:w="2872" w:type="dxa"/>
          </w:tcPr>
          <w:p w14:paraId="7CC2F5CB" w14:textId="77777777" w:rsidR="00510916" w:rsidRDefault="00510916" w:rsidP="00510916">
            <w:pPr>
              <w:jc w:val="both"/>
              <w:rPr>
                <w:lang w:val="en-US"/>
              </w:rPr>
            </w:pPr>
            <w:r>
              <w:rPr>
                <w:lang w:val="en-US"/>
              </w:rPr>
              <w:t>FALSE</w:t>
            </w:r>
          </w:p>
        </w:tc>
        <w:tc>
          <w:tcPr>
            <w:tcW w:w="2689" w:type="dxa"/>
          </w:tcPr>
          <w:p w14:paraId="5E5C75B7" w14:textId="77777777" w:rsidR="00510916" w:rsidRDefault="00510916" w:rsidP="00510916">
            <w:pPr>
              <w:jc w:val="both"/>
              <w:rPr>
                <w:noProof/>
                <w:lang w:val="en-US" w:eastAsia="de-DE"/>
              </w:rPr>
            </w:pPr>
            <w:r>
              <w:rPr>
                <w:noProof/>
                <w:lang w:eastAsia="de-DE"/>
              </w:rPr>
              <w:t>TRUE</w:t>
            </w:r>
          </w:p>
        </w:tc>
      </w:tr>
      <w:tr w:rsidR="00510916" w:rsidRPr="0005434E" w14:paraId="6FD5DA05" w14:textId="77777777" w:rsidTr="004150D9">
        <w:tc>
          <w:tcPr>
            <w:tcW w:w="3501" w:type="dxa"/>
          </w:tcPr>
          <w:p w14:paraId="1750E3E1" w14:textId="77777777" w:rsidR="00510916" w:rsidRDefault="00510916" w:rsidP="00510916">
            <w:pPr>
              <w:jc w:val="both"/>
              <w:rPr>
                <w:lang w:val="en-US"/>
              </w:rPr>
            </w:pPr>
            <w:r>
              <w:rPr>
                <w:lang w:val="en-US"/>
              </w:rPr>
              <w:t>y.gwas.used</w:t>
            </w:r>
          </w:p>
        </w:tc>
        <w:tc>
          <w:tcPr>
            <w:tcW w:w="2872" w:type="dxa"/>
          </w:tcPr>
          <w:p w14:paraId="1542DC13" w14:textId="77777777" w:rsidR="00510916" w:rsidRDefault="00510916" w:rsidP="00510916">
            <w:pPr>
              <w:jc w:val="both"/>
              <w:rPr>
                <w:lang w:val="en-US"/>
              </w:rPr>
            </w:pPr>
            <w:r>
              <w:rPr>
                <w:lang w:val="en-US"/>
              </w:rPr>
              <w:t>“pheno”</w:t>
            </w:r>
          </w:p>
        </w:tc>
        <w:tc>
          <w:tcPr>
            <w:tcW w:w="2689" w:type="dxa"/>
          </w:tcPr>
          <w:p w14:paraId="41017442" w14:textId="77777777" w:rsidR="00510916" w:rsidRDefault="00510916" w:rsidP="00510916">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510916" w:rsidRPr="0005434E" w14:paraId="61A4F69A" w14:textId="77777777" w:rsidTr="004150D9">
        <w:tc>
          <w:tcPr>
            <w:tcW w:w="3501" w:type="dxa"/>
          </w:tcPr>
          <w:p w14:paraId="7A19EE0B" w14:textId="77777777" w:rsidR="00510916" w:rsidRDefault="00510916" w:rsidP="00510916">
            <w:pPr>
              <w:jc w:val="both"/>
              <w:rPr>
                <w:lang w:val="en-US"/>
              </w:rPr>
            </w:pPr>
            <w:r>
              <w:rPr>
                <w:lang w:val="en-US"/>
              </w:rPr>
              <w:t>gene.editing</w:t>
            </w:r>
          </w:p>
        </w:tc>
        <w:tc>
          <w:tcPr>
            <w:tcW w:w="2872" w:type="dxa"/>
          </w:tcPr>
          <w:p w14:paraId="4FCE227E" w14:textId="77777777" w:rsidR="00510916" w:rsidRDefault="00510916" w:rsidP="00510916">
            <w:pPr>
              <w:jc w:val="both"/>
              <w:rPr>
                <w:lang w:val="en-US"/>
              </w:rPr>
            </w:pPr>
            <w:r>
              <w:rPr>
                <w:lang w:val="en-US"/>
              </w:rPr>
              <w:t>FALSE</w:t>
            </w:r>
          </w:p>
        </w:tc>
        <w:tc>
          <w:tcPr>
            <w:tcW w:w="2689" w:type="dxa"/>
          </w:tcPr>
          <w:p w14:paraId="320E1769" w14:textId="77777777" w:rsidR="00510916" w:rsidRDefault="00510916" w:rsidP="00510916">
            <w:pPr>
              <w:jc w:val="both"/>
              <w:rPr>
                <w:noProof/>
                <w:lang w:val="en-US" w:eastAsia="de-DE"/>
              </w:rPr>
            </w:pPr>
            <w:r>
              <w:rPr>
                <w:noProof/>
                <w:lang w:val="en-US" w:eastAsia="de-DE"/>
              </w:rPr>
              <w:t>TRUE</w:t>
            </w:r>
          </w:p>
        </w:tc>
      </w:tr>
      <w:tr w:rsidR="00510916" w:rsidRPr="0005434E" w14:paraId="6391891B" w14:textId="77777777" w:rsidTr="004150D9">
        <w:tc>
          <w:tcPr>
            <w:tcW w:w="3501" w:type="dxa"/>
          </w:tcPr>
          <w:p w14:paraId="10955B86" w14:textId="77777777" w:rsidR="00510916" w:rsidRDefault="00510916" w:rsidP="00510916">
            <w:pPr>
              <w:jc w:val="both"/>
              <w:rPr>
                <w:lang w:val="en-US"/>
              </w:rPr>
            </w:pPr>
            <w:r>
              <w:rPr>
                <w:lang w:val="en-US"/>
              </w:rPr>
              <w:t>gene.editing.offspring</w:t>
            </w:r>
          </w:p>
        </w:tc>
        <w:tc>
          <w:tcPr>
            <w:tcW w:w="2872" w:type="dxa"/>
          </w:tcPr>
          <w:p w14:paraId="4CE4D488" w14:textId="77777777" w:rsidR="00510916" w:rsidRDefault="00510916" w:rsidP="00510916">
            <w:pPr>
              <w:jc w:val="both"/>
              <w:rPr>
                <w:lang w:val="en-US"/>
              </w:rPr>
            </w:pPr>
            <w:r>
              <w:rPr>
                <w:lang w:val="en-US"/>
              </w:rPr>
              <w:t>FALSE</w:t>
            </w:r>
          </w:p>
        </w:tc>
        <w:tc>
          <w:tcPr>
            <w:tcW w:w="2689" w:type="dxa"/>
          </w:tcPr>
          <w:p w14:paraId="01BA4FBC" w14:textId="77777777" w:rsidR="00510916" w:rsidRDefault="00510916" w:rsidP="00510916">
            <w:pPr>
              <w:jc w:val="both"/>
              <w:rPr>
                <w:noProof/>
                <w:lang w:val="en-US" w:eastAsia="de-DE"/>
              </w:rPr>
            </w:pPr>
            <w:r>
              <w:rPr>
                <w:noProof/>
                <w:lang w:val="en-US" w:eastAsia="de-DE"/>
              </w:rPr>
              <w:t>TRUE</w:t>
            </w:r>
          </w:p>
        </w:tc>
      </w:tr>
      <w:tr w:rsidR="00510916" w:rsidRPr="0005434E" w14:paraId="2F5F422E" w14:textId="77777777" w:rsidTr="004150D9">
        <w:tc>
          <w:tcPr>
            <w:tcW w:w="3501" w:type="dxa"/>
          </w:tcPr>
          <w:p w14:paraId="6145B849" w14:textId="77777777" w:rsidR="00510916" w:rsidRDefault="00510916" w:rsidP="00510916">
            <w:pPr>
              <w:jc w:val="both"/>
              <w:rPr>
                <w:lang w:val="en-US"/>
              </w:rPr>
            </w:pPr>
            <w:r>
              <w:rPr>
                <w:lang w:val="en-US"/>
              </w:rPr>
              <w:t>gene.editing.best</w:t>
            </w:r>
          </w:p>
        </w:tc>
        <w:tc>
          <w:tcPr>
            <w:tcW w:w="2872" w:type="dxa"/>
          </w:tcPr>
          <w:p w14:paraId="4ABBB371" w14:textId="77777777" w:rsidR="00510916" w:rsidRDefault="00510916" w:rsidP="00510916">
            <w:pPr>
              <w:jc w:val="both"/>
              <w:rPr>
                <w:lang w:val="en-US"/>
              </w:rPr>
            </w:pPr>
            <w:r>
              <w:rPr>
                <w:lang w:val="en-US"/>
              </w:rPr>
              <w:t>FALSE</w:t>
            </w:r>
          </w:p>
        </w:tc>
        <w:tc>
          <w:tcPr>
            <w:tcW w:w="2689" w:type="dxa"/>
          </w:tcPr>
          <w:p w14:paraId="1DDFD79C" w14:textId="77777777" w:rsidR="00510916" w:rsidRDefault="00510916" w:rsidP="00510916">
            <w:pPr>
              <w:jc w:val="both"/>
              <w:rPr>
                <w:noProof/>
                <w:lang w:val="en-US" w:eastAsia="de-DE"/>
              </w:rPr>
            </w:pPr>
            <w:r>
              <w:rPr>
                <w:noProof/>
                <w:lang w:val="en-US" w:eastAsia="de-DE"/>
              </w:rPr>
              <w:t>TRUE</w:t>
            </w:r>
          </w:p>
        </w:tc>
      </w:tr>
      <w:tr w:rsidR="00510916" w:rsidRPr="00947701" w14:paraId="345AA651" w14:textId="77777777" w:rsidTr="004150D9">
        <w:tc>
          <w:tcPr>
            <w:tcW w:w="3501" w:type="dxa"/>
          </w:tcPr>
          <w:p w14:paraId="747AB5A0" w14:textId="77777777" w:rsidR="00510916" w:rsidRDefault="00510916" w:rsidP="00510916">
            <w:pPr>
              <w:jc w:val="both"/>
              <w:rPr>
                <w:lang w:val="en-US"/>
              </w:rPr>
            </w:pPr>
            <w:r>
              <w:rPr>
                <w:lang w:val="en-US"/>
              </w:rPr>
              <w:t>gene.editing.offspring.sex</w:t>
            </w:r>
          </w:p>
        </w:tc>
        <w:tc>
          <w:tcPr>
            <w:tcW w:w="2872" w:type="dxa"/>
          </w:tcPr>
          <w:p w14:paraId="2296AFF1" w14:textId="77777777" w:rsidR="00510916" w:rsidRDefault="00510916" w:rsidP="00510916">
            <w:pPr>
              <w:jc w:val="both"/>
              <w:rPr>
                <w:lang w:val="en-US"/>
              </w:rPr>
            </w:pPr>
            <w:r>
              <w:rPr>
                <w:lang w:val="en-US"/>
              </w:rPr>
              <w:t>c(TRUE,TRUE)</w:t>
            </w:r>
          </w:p>
        </w:tc>
        <w:tc>
          <w:tcPr>
            <w:tcW w:w="2689" w:type="dxa"/>
          </w:tcPr>
          <w:p w14:paraId="09E86AEC" w14:textId="77777777" w:rsidR="00510916" w:rsidRDefault="00510916" w:rsidP="00510916">
            <w:pPr>
              <w:jc w:val="both"/>
              <w:rPr>
                <w:noProof/>
                <w:lang w:val="en-US" w:eastAsia="de-DE"/>
              </w:rPr>
            </w:pPr>
            <w:r>
              <w:rPr>
                <w:noProof/>
                <w:lang w:val="en-US" w:eastAsia="de-DE"/>
              </w:rPr>
              <w:t>Vector with two boole variables</w:t>
            </w:r>
          </w:p>
        </w:tc>
      </w:tr>
      <w:tr w:rsidR="00510916" w:rsidRPr="00947701" w14:paraId="7B77BEE0" w14:textId="77777777" w:rsidTr="004150D9">
        <w:tc>
          <w:tcPr>
            <w:tcW w:w="3501" w:type="dxa"/>
          </w:tcPr>
          <w:p w14:paraId="14AB4F50" w14:textId="77777777" w:rsidR="00510916" w:rsidRDefault="00510916" w:rsidP="00510916">
            <w:pPr>
              <w:jc w:val="both"/>
              <w:rPr>
                <w:lang w:val="en-US"/>
              </w:rPr>
            </w:pPr>
            <w:r>
              <w:rPr>
                <w:lang w:val="en-US"/>
              </w:rPr>
              <w:t>gene.editing.best.sex</w:t>
            </w:r>
          </w:p>
        </w:tc>
        <w:tc>
          <w:tcPr>
            <w:tcW w:w="2872" w:type="dxa"/>
          </w:tcPr>
          <w:p w14:paraId="0B0E7A65" w14:textId="77777777" w:rsidR="00510916" w:rsidRDefault="00510916" w:rsidP="00510916">
            <w:pPr>
              <w:jc w:val="both"/>
              <w:rPr>
                <w:lang w:val="en-US"/>
              </w:rPr>
            </w:pPr>
            <w:r>
              <w:rPr>
                <w:lang w:val="en-US"/>
              </w:rPr>
              <w:t>c(TRUE,TRUE)</w:t>
            </w:r>
          </w:p>
        </w:tc>
        <w:tc>
          <w:tcPr>
            <w:tcW w:w="2689" w:type="dxa"/>
          </w:tcPr>
          <w:p w14:paraId="457A2F5C" w14:textId="77777777" w:rsidR="00510916" w:rsidRDefault="00510916" w:rsidP="00510916">
            <w:pPr>
              <w:jc w:val="both"/>
              <w:rPr>
                <w:noProof/>
                <w:lang w:val="en-US" w:eastAsia="de-DE"/>
              </w:rPr>
            </w:pPr>
            <w:r>
              <w:rPr>
                <w:noProof/>
                <w:lang w:val="en-US" w:eastAsia="de-DE"/>
              </w:rPr>
              <w:t>vector with two boole variables</w:t>
            </w:r>
          </w:p>
        </w:tc>
      </w:tr>
      <w:tr w:rsidR="00510916" w:rsidRPr="0005434E" w14:paraId="31CC39B9" w14:textId="77777777" w:rsidTr="004150D9">
        <w:tc>
          <w:tcPr>
            <w:tcW w:w="3501" w:type="dxa"/>
          </w:tcPr>
          <w:p w14:paraId="3BE28B24" w14:textId="77777777" w:rsidR="00510916" w:rsidRDefault="00510916" w:rsidP="00510916">
            <w:pPr>
              <w:jc w:val="both"/>
              <w:rPr>
                <w:lang w:val="en-US"/>
              </w:rPr>
            </w:pPr>
            <w:r>
              <w:rPr>
                <w:lang w:val="en-US"/>
              </w:rPr>
              <w:t>nr.edits</w:t>
            </w:r>
          </w:p>
        </w:tc>
        <w:tc>
          <w:tcPr>
            <w:tcW w:w="2872" w:type="dxa"/>
          </w:tcPr>
          <w:p w14:paraId="7D00AFFA" w14:textId="77777777" w:rsidR="00510916" w:rsidRDefault="00510916" w:rsidP="00510916">
            <w:pPr>
              <w:jc w:val="both"/>
              <w:rPr>
                <w:lang w:val="en-US"/>
              </w:rPr>
            </w:pPr>
            <w:r>
              <w:rPr>
                <w:lang w:val="en-US"/>
              </w:rPr>
              <w:t>0</w:t>
            </w:r>
          </w:p>
        </w:tc>
        <w:tc>
          <w:tcPr>
            <w:tcW w:w="2689" w:type="dxa"/>
          </w:tcPr>
          <w:p w14:paraId="1E6C0A1A" w14:textId="77777777" w:rsidR="00510916" w:rsidRDefault="00510916" w:rsidP="00510916">
            <w:pPr>
              <w:jc w:val="both"/>
              <w:rPr>
                <w:noProof/>
                <w:lang w:val="en-US" w:eastAsia="de-DE"/>
              </w:rPr>
            </w:pPr>
            <w:r>
              <w:rPr>
                <w:noProof/>
                <w:lang w:val="en-US" w:eastAsia="de-DE"/>
              </w:rPr>
              <w:t>any natural number</w:t>
            </w:r>
          </w:p>
        </w:tc>
      </w:tr>
      <w:tr w:rsidR="00510916" w:rsidRPr="0005434E" w14:paraId="645C6DEB" w14:textId="77777777" w:rsidTr="00AE0EE6">
        <w:tc>
          <w:tcPr>
            <w:tcW w:w="9062" w:type="dxa"/>
            <w:gridSpan w:val="3"/>
          </w:tcPr>
          <w:p w14:paraId="02CF437B" w14:textId="77777777" w:rsidR="00510916" w:rsidRPr="000F69DC" w:rsidRDefault="00510916" w:rsidP="00510916">
            <w:pPr>
              <w:jc w:val="both"/>
              <w:rPr>
                <w:b/>
                <w:bCs/>
                <w:i/>
                <w:iCs/>
                <w:noProof/>
                <w:u w:val="single"/>
                <w:lang w:val="en-US" w:eastAsia="de-DE"/>
              </w:rPr>
            </w:pPr>
            <w:r w:rsidRPr="000F69DC">
              <w:rPr>
                <w:b/>
                <w:bCs/>
                <w:i/>
                <w:iCs/>
                <w:u w:val="single"/>
                <w:lang w:val="en-US"/>
              </w:rPr>
              <w:t>Culling</w:t>
            </w:r>
          </w:p>
        </w:tc>
      </w:tr>
      <w:tr w:rsidR="00510916" w:rsidRPr="0005434E" w14:paraId="459E7E4C" w14:textId="77777777" w:rsidTr="004150D9">
        <w:tc>
          <w:tcPr>
            <w:tcW w:w="3501" w:type="dxa"/>
          </w:tcPr>
          <w:p w14:paraId="257BF532" w14:textId="596FD68D" w:rsidR="00510916" w:rsidRDefault="00510916" w:rsidP="00510916">
            <w:pPr>
              <w:jc w:val="both"/>
              <w:rPr>
                <w:lang w:val="en-US"/>
              </w:rPr>
            </w:pPr>
            <w:r>
              <w:rPr>
                <w:lang w:val="en-US"/>
              </w:rPr>
              <w:t>culling.non.selected</w:t>
            </w:r>
          </w:p>
        </w:tc>
        <w:tc>
          <w:tcPr>
            <w:tcW w:w="2872" w:type="dxa"/>
          </w:tcPr>
          <w:p w14:paraId="1F7A5316" w14:textId="6E84DA4A" w:rsidR="00510916" w:rsidRDefault="00510916" w:rsidP="00510916">
            <w:pPr>
              <w:jc w:val="both"/>
              <w:rPr>
                <w:lang w:val="en-US"/>
              </w:rPr>
            </w:pPr>
            <w:r>
              <w:rPr>
                <w:lang w:val="en-US"/>
              </w:rPr>
              <w:t>FALSE</w:t>
            </w:r>
          </w:p>
        </w:tc>
        <w:tc>
          <w:tcPr>
            <w:tcW w:w="2689" w:type="dxa"/>
          </w:tcPr>
          <w:p w14:paraId="32D23741" w14:textId="603EF078" w:rsidR="00510916" w:rsidRDefault="00510916" w:rsidP="00510916">
            <w:pPr>
              <w:jc w:val="both"/>
              <w:rPr>
                <w:noProof/>
                <w:lang w:eastAsia="de-DE"/>
              </w:rPr>
            </w:pPr>
            <w:r>
              <w:rPr>
                <w:noProof/>
                <w:lang w:eastAsia="de-DE"/>
              </w:rPr>
              <w:t>TRUE</w:t>
            </w:r>
          </w:p>
        </w:tc>
      </w:tr>
      <w:tr w:rsidR="00510916" w:rsidRPr="0005434E" w14:paraId="32658355" w14:textId="77777777" w:rsidTr="004150D9">
        <w:tc>
          <w:tcPr>
            <w:tcW w:w="3501" w:type="dxa"/>
          </w:tcPr>
          <w:p w14:paraId="48F1BEF8" w14:textId="77777777" w:rsidR="00510916" w:rsidRDefault="00510916" w:rsidP="00510916">
            <w:pPr>
              <w:jc w:val="both"/>
              <w:rPr>
                <w:lang w:val="en-US"/>
              </w:rPr>
            </w:pPr>
            <w:r>
              <w:rPr>
                <w:lang w:val="en-US"/>
              </w:rPr>
              <w:t>culling.gen</w:t>
            </w:r>
          </w:p>
        </w:tc>
        <w:tc>
          <w:tcPr>
            <w:tcW w:w="2872" w:type="dxa"/>
          </w:tcPr>
          <w:p w14:paraId="7D37FE77" w14:textId="77777777" w:rsidR="00510916" w:rsidRDefault="00510916" w:rsidP="00510916">
            <w:pPr>
              <w:jc w:val="both"/>
              <w:rPr>
                <w:lang w:val="en-US"/>
              </w:rPr>
            </w:pPr>
            <w:r>
              <w:rPr>
                <w:lang w:val="en-US"/>
              </w:rPr>
              <w:t>NULL</w:t>
            </w:r>
          </w:p>
        </w:tc>
        <w:tc>
          <w:tcPr>
            <w:tcW w:w="2689" w:type="dxa"/>
          </w:tcPr>
          <w:p w14:paraId="682A1B48" w14:textId="77777777" w:rsidR="00510916" w:rsidRDefault="00510916" w:rsidP="00510916">
            <w:pPr>
              <w:jc w:val="both"/>
              <w:rPr>
                <w:noProof/>
                <w:lang w:val="en-US" w:eastAsia="de-DE"/>
              </w:rPr>
            </w:pPr>
            <w:r>
              <w:rPr>
                <w:noProof/>
                <w:lang w:eastAsia="de-DE"/>
              </w:rPr>
              <w:t>1:3</w:t>
            </w:r>
          </w:p>
        </w:tc>
      </w:tr>
      <w:tr w:rsidR="00510916" w:rsidRPr="0005434E" w14:paraId="02C61046" w14:textId="77777777" w:rsidTr="004150D9">
        <w:tc>
          <w:tcPr>
            <w:tcW w:w="3501" w:type="dxa"/>
          </w:tcPr>
          <w:p w14:paraId="7B6C161D" w14:textId="77777777" w:rsidR="00510916" w:rsidRDefault="00510916" w:rsidP="00510916">
            <w:pPr>
              <w:jc w:val="both"/>
              <w:rPr>
                <w:lang w:val="en-US"/>
              </w:rPr>
            </w:pPr>
            <w:r>
              <w:rPr>
                <w:lang w:val="en-US"/>
              </w:rPr>
              <w:t>culling.database</w:t>
            </w:r>
          </w:p>
        </w:tc>
        <w:tc>
          <w:tcPr>
            <w:tcW w:w="2872" w:type="dxa"/>
          </w:tcPr>
          <w:p w14:paraId="7C994640" w14:textId="77777777" w:rsidR="00510916" w:rsidRDefault="00510916" w:rsidP="00510916">
            <w:pPr>
              <w:jc w:val="both"/>
              <w:rPr>
                <w:lang w:val="en-US"/>
              </w:rPr>
            </w:pPr>
            <w:r>
              <w:rPr>
                <w:lang w:val="en-US"/>
              </w:rPr>
              <w:t>NULL</w:t>
            </w:r>
          </w:p>
        </w:tc>
        <w:tc>
          <w:tcPr>
            <w:tcW w:w="2689" w:type="dxa"/>
          </w:tcPr>
          <w:p w14:paraId="1F28FEDC" w14:textId="77777777" w:rsidR="00510916" w:rsidRDefault="00510916" w:rsidP="00510916">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261B2549" w14:textId="77777777" w:rsidTr="004150D9">
        <w:tc>
          <w:tcPr>
            <w:tcW w:w="3501" w:type="dxa"/>
          </w:tcPr>
          <w:p w14:paraId="036AF273" w14:textId="77777777" w:rsidR="00510916" w:rsidRDefault="00510916" w:rsidP="00510916">
            <w:pPr>
              <w:jc w:val="both"/>
              <w:rPr>
                <w:lang w:val="en-US"/>
              </w:rPr>
            </w:pPr>
            <w:r>
              <w:rPr>
                <w:lang w:val="en-US"/>
              </w:rPr>
              <w:t>culling.cohort</w:t>
            </w:r>
          </w:p>
        </w:tc>
        <w:tc>
          <w:tcPr>
            <w:tcW w:w="2872" w:type="dxa"/>
          </w:tcPr>
          <w:p w14:paraId="38E3CEEB" w14:textId="77777777" w:rsidR="00510916" w:rsidRDefault="00510916" w:rsidP="00510916">
            <w:pPr>
              <w:jc w:val="both"/>
              <w:rPr>
                <w:lang w:val="en-US"/>
              </w:rPr>
            </w:pPr>
            <w:r>
              <w:rPr>
                <w:lang w:val="en-US"/>
              </w:rPr>
              <w:t>NULL</w:t>
            </w:r>
          </w:p>
        </w:tc>
        <w:tc>
          <w:tcPr>
            <w:tcW w:w="2689" w:type="dxa"/>
          </w:tcPr>
          <w:p w14:paraId="1685CD21" w14:textId="77777777" w:rsidR="00510916" w:rsidRDefault="00510916" w:rsidP="00510916">
            <w:pPr>
              <w:jc w:val="both"/>
              <w:rPr>
                <w:noProof/>
                <w:lang w:val="en-US" w:eastAsia="de-DE"/>
              </w:rPr>
            </w:pPr>
            <w:r>
              <w:rPr>
                <w:noProof/>
                <w:lang w:val="en-US" w:eastAsia="de-DE"/>
              </w:rPr>
              <w:t>Any cohort name</w:t>
            </w:r>
          </w:p>
        </w:tc>
      </w:tr>
      <w:tr w:rsidR="00510916" w:rsidRPr="0005434E" w14:paraId="0CEC2010" w14:textId="77777777" w:rsidTr="004150D9">
        <w:tc>
          <w:tcPr>
            <w:tcW w:w="3501" w:type="dxa"/>
          </w:tcPr>
          <w:p w14:paraId="23A9E8BE" w14:textId="1D2C3052" w:rsidR="00510916" w:rsidRDefault="00510916" w:rsidP="00510916">
            <w:pPr>
              <w:jc w:val="both"/>
              <w:rPr>
                <w:lang w:val="en-US"/>
              </w:rPr>
            </w:pPr>
            <w:r>
              <w:rPr>
                <w:lang w:val="en-US"/>
              </w:rPr>
              <w:t>culling.type</w:t>
            </w:r>
          </w:p>
        </w:tc>
        <w:tc>
          <w:tcPr>
            <w:tcW w:w="2872" w:type="dxa"/>
          </w:tcPr>
          <w:p w14:paraId="48528CB3" w14:textId="29CE80C9" w:rsidR="00510916" w:rsidRDefault="00510916" w:rsidP="00510916">
            <w:pPr>
              <w:jc w:val="both"/>
              <w:rPr>
                <w:lang w:val="en-US"/>
              </w:rPr>
            </w:pPr>
            <w:r>
              <w:rPr>
                <w:lang w:val="en-US"/>
              </w:rPr>
              <w:t>0</w:t>
            </w:r>
          </w:p>
        </w:tc>
        <w:tc>
          <w:tcPr>
            <w:tcW w:w="2689" w:type="dxa"/>
          </w:tcPr>
          <w:p w14:paraId="21EC9A67" w14:textId="7EA46FAF" w:rsidR="00510916" w:rsidRDefault="00510916" w:rsidP="00510916">
            <w:pPr>
              <w:jc w:val="both"/>
              <w:rPr>
                <w:noProof/>
                <w:lang w:val="en-US" w:eastAsia="de-DE"/>
              </w:rPr>
            </w:pPr>
            <w:r>
              <w:rPr>
                <w:noProof/>
                <w:lang w:val="en-US" w:eastAsia="de-DE"/>
              </w:rPr>
              <w:t>numeric value</w:t>
            </w:r>
          </w:p>
        </w:tc>
      </w:tr>
      <w:tr w:rsidR="00510916" w:rsidRPr="0005434E" w14:paraId="33469D6E" w14:textId="77777777" w:rsidTr="004150D9">
        <w:tc>
          <w:tcPr>
            <w:tcW w:w="3501" w:type="dxa"/>
          </w:tcPr>
          <w:p w14:paraId="7A722121" w14:textId="77777777" w:rsidR="00510916" w:rsidRDefault="00510916" w:rsidP="00510916">
            <w:pPr>
              <w:jc w:val="both"/>
              <w:rPr>
                <w:lang w:val="en-US"/>
              </w:rPr>
            </w:pPr>
            <w:r>
              <w:rPr>
                <w:lang w:val="en-US"/>
              </w:rPr>
              <w:t>culling.time</w:t>
            </w:r>
          </w:p>
        </w:tc>
        <w:tc>
          <w:tcPr>
            <w:tcW w:w="2872" w:type="dxa"/>
          </w:tcPr>
          <w:p w14:paraId="076DF75D" w14:textId="77777777" w:rsidR="00510916" w:rsidRDefault="00510916" w:rsidP="00510916">
            <w:pPr>
              <w:jc w:val="both"/>
              <w:rPr>
                <w:lang w:val="en-US"/>
              </w:rPr>
            </w:pPr>
            <w:r>
              <w:rPr>
                <w:lang w:val="en-US"/>
              </w:rPr>
              <w:t>Inf</w:t>
            </w:r>
          </w:p>
        </w:tc>
        <w:tc>
          <w:tcPr>
            <w:tcW w:w="2689" w:type="dxa"/>
          </w:tcPr>
          <w:p w14:paraId="20B74E61" w14:textId="77777777" w:rsidR="00510916" w:rsidRDefault="00510916" w:rsidP="00510916">
            <w:pPr>
              <w:jc w:val="both"/>
              <w:rPr>
                <w:noProof/>
                <w:lang w:val="en-US" w:eastAsia="de-DE"/>
              </w:rPr>
            </w:pPr>
            <w:r>
              <w:rPr>
                <w:noProof/>
                <w:lang w:val="en-US" w:eastAsia="de-DE"/>
              </w:rPr>
              <w:t>Numeric value</w:t>
            </w:r>
          </w:p>
        </w:tc>
      </w:tr>
      <w:tr w:rsidR="00510916" w:rsidRPr="0005434E" w14:paraId="703204DD" w14:textId="77777777" w:rsidTr="004150D9">
        <w:tc>
          <w:tcPr>
            <w:tcW w:w="3501" w:type="dxa"/>
          </w:tcPr>
          <w:p w14:paraId="371255A9" w14:textId="77777777" w:rsidR="00510916" w:rsidRDefault="00510916" w:rsidP="00510916">
            <w:pPr>
              <w:jc w:val="both"/>
              <w:rPr>
                <w:lang w:val="en-US"/>
              </w:rPr>
            </w:pPr>
            <w:r>
              <w:rPr>
                <w:lang w:val="en-US"/>
              </w:rPr>
              <w:t>culling.name</w:t>
            </w:r>
          </w:p>
        </w:tc>
        <w:tc>
          <w:tcPr>
            <w:tcW w:w="2872" w:type="dxa"/>
          </w:tcPr>
          <w:p w14:paraId="556CFFEC" w14:textId="77777777" w:rsidR="00510916" w:rsidRDefault="00510916" w:rsidP="00510916">
            <w:pPr>
              <w:jc w:val="both"/>
              <w:rPr>
                <w:lang w:val="en-US"/>
              </w:rPr>
            </w:pPr>
            <w:r>
              <w:rPr>
                <w:lang w:val="en-US"/>
              </w:rPr>
              <w:t>“</w:t>
            </w:r>
            <w:r w:rsidRPr="00C879D7">
              <w:rPr>
                <w:lang w:val="en-US"/>
              </w:rPr>
              <w:t>Not_named</w:t>
            </w:r>
            <w:r>
              <w:rPr>
                <w:lang w:val="en-US"/>
              </w:rPr>
              <w:t>”</w:t>
            </w:r>
          </w:p>
        </w:tc>
        <w:tc>
          <w:tcPr>
            <w:tcW w:w="2689" w:type="dxa"/>
          </w:tcPr>
          <w:p w14:paraId="51A2DE2B" w14:textId="77777777" w:rsidR="00510916" w:rsidRDefault="00510916" w:rsidP="00510916">
            <w:pPr>
              <w:jc w:val="both"/>
              <w:rPr>
                <w:noProof/>
                <w:lang w:val="en-US" w:eastAsia="de-DE"/>
              </w:rPr>
            </w:pPr>
            <w:r>
              <w:rPr>
                <w:noProof/>
                <w:lang w:val="en-US" w:eastAsia="de-DE"/>
              </w:rPr>
              <w:t>Any character string</w:t>
            </w:r>
          </w:p>
        </w:tc>
      </w:tr>
      <w:tr w:rsidR="00510916" w:rsidRPr="0005434E" w14:paraId="6E01387E" w14:textId="77777777" w:rsidTr="004150D9">
        <w:tc>
          <w:tcPr>
            <w:tcW w:w="3501" w:type="dxa"/>
          </w:tcPr>
          <w:p w14:paraId="49F18C0B" w14:textId="77777777" w:rsidR="00510916" w:rsidRDefault="00510916" w:rsidP="00510916">
            <w:pPr>
              <w:jc w:val="both"/>
              <w:rPr>
                <w:lang w:val="en-US"/>
              </w:rPr>
            </w:pPr>
            <w:r>
              <w:rPr>
                <w:lang w:val="en-US"/>
              </w:rPr>
              <w:t>culling.bv1</w:t>
            </w:r>
          </w:p>
        </w:tc>
        <w:tc>
          <w:tcPr>
            <w:tcW w:w="2872" w:type="dxa"/>
          </w:tcPr>
          <w:p w14:paraId="52966247" w14:textId="77777777" w:rsidR="00510916" w:rsidRDefault="00510916" w:rsidP="00510916">
            <w:pPr>
              <w:jc w:val="both"/>
              <w:rPr>
                <w:lang w:val="en-US"/>
              </w:rPr>
            </w:pPr>
            <w:r>
              <w:rPr>
                <w:lang w:val="en-US"/>
              </w:rPr>
              <w:t>100</w:t>
            </w:r>
          </w:p>
        </w:tc>
        <w:tc>
          <w:tcPr>
            <w:tcW w:w="2689" w:type="dxa"/>
          </w:tcPr>
          <w:p w14:paraId="6E45274A" w14:textId="77777777" w:rsidR="00510916" w:rsidRDefault="00510916" w:rsidP="00510916">
            <w:pPr>
              <w:jc w:val="both"/>
              <w:rPr>
                <w:noProof/>
                <w:lang w:val="en-US" w:eastAsia="de-DE"/>
              </w:rPr>
            </w:pPr>
            <w:r>
              <w:rPr>
                <w:noProof/>
                <w:lang w:eastAsia="de-DE"/>
              </w:rPr>
              <w:t>numeric value</w:t>
            </w:r>
          </w:p>
        </w:tc>
      </w:tr>
      <w:tr w:rsidR="00510916" w:rsidRPr="0005434E" w14:paraId="6FD92785" w14:textId="77777777" w:rsidTr="004150D9">
        <w:tc>
          <w:tcPr>
            <w:tcW w:w="3501" w:type="dxa"/>
          </w:tcPr>
          <w:p w14:paraId="3FE1284B" w14:textId="77777777" w:rsidR="00510916" w:rsidRDefault="00510916" w:rsidP="00510916">
            <w:pPr>
              <w:jc w:val="both"/>
              <w:rPr>
                <w:lang w:val="en-US"/>
              </w:rPr>
            </w:pPr>
            <w:r>
              <w:rPr>
                <w:lang w:val="en-US"/>
              </w:rPr>
              <w:t>culling.share1</w:t>
            </w:r>
          </w:p>
        </w:tc>
        <w:tc>
          <w:tcPr>
            <w:tcW w:w="2872" w:type="dxa"/>
          </w:tcPr>
          <w:p w14:paraId="3BD39C17" w14:textId="77777777" w:rsidR="00510916" w:rsidRDefault="00510916" w:rsidP="00510916">
            <w:pPr>
              <w:jc w:val="both"/>
              <w:rPr>
                <w:lang w:val="en-US"/>
              </w:rPr>
            </w:pPr>
            <w:r>
              <w:rPr>
                <w:lang w:val="en-US"/>
              </w:rPr>
              <w:t>0</w:t>
            </w:r>
          </w:p>
        </w:tc>
        <w:tc>
          <w:tcPr>
            <w:tcW w:w="2689" w:type="dxa"/>
          </w:tcPr>
          <w:p w14:paraId="4017E5D6" w14:textId="77777777" w:rsidR="00510916" w:rsidRDefault="00510916" w:rsidP="00510916">
            <w:pPr>
              <w:jc w:val="both"/>
              <w:rPr>
                <w:noProof/>
                <w:lang w:val="en-US" w:eastAsia="de-DE"/>
              </w:rPr>
            </w:pPr>
            <w:r>
              <w:rPr>
                <w:noProof/>
                <w:lang w:val="en-US" w:eastAsia="de-DE"/>
              </w:rPr>
              <w:t>Probability between 0 and 1</w:t>
            </w:r>
          </w:p>
        </w:tc>
      </w:tr>
      <w:tr w:rsidR="00510916" w:rsidRPr="0005434E" w14:paraId="67F24B16" w14:textId="77777777" w:rsidTr="004150D9">
        <w:tc>
          <w:tcPr>
            <w:tcW w:w="3501" w:type="dxa"/>
          </w:tcPr>
          <w:p w14:paraId="78CDFEEB" w14:textId="77777777" w:rsidR="00510916" w:rsidRDefault="00510916" w:rsidP="00510916">
            <w:pPr>
              <w:jc w:val="both"/>
              <w:rPr>
                <w:lang w:val="en-US"/>
              </w:rPr>
            </w:pPr>
            <w:r>
              <w:rPr>
                <w:lang w:val="en-US"/>
              </w:rPr>
              <w:t>culling.bv2</w:t>
            </w:r>
          </w:p>
        </w:tc>
        <w:tc>
          <w:tcPr>
            <w:tcW w:w="2872" w:type="dxa"/>
          </w:tcPr>
          <w:p w14:paraId="11B962E7" w14:textId="77777777" w:rsidR="00510916" w:rsidRDefault="00510916" w:rsidP="00510916">
            <w:pPr>
              <w:jc w:val="both"/>
              <w:rPr>
                <w:lang w:val="en-US"/>
              </w:rPr>
            </w:pPr>
            <w:r>
              <w:rPr>
                <w:lang w:val="en-US"/>
              </w:rPr>
              <w:t>110</w:t>
            </w:r>
          </w:p>
        </w:tc>
        <w:tc>
          <w:tcPr>
            <w:tcW w:w="2689" w:type="dxa"/>
          </w:tcPr>
          <w:p w14:paraId="1013F031" w14:textId="77777777" w:rsidR="00510916" w:rsidRDefault="00510916" w:rsidP="00510916">
            <w:pPr>
              <w:jc w:val="both"/>
              <w:rPr>
                <w:noProof/>
                <w:lang w:val="en-US" w:eastAsia="de-DE"/>
              </w:rPr>
            </w:pPr>
            <w:r>
              <w:rPr>
                <w:noProof/>
                <w:lang w:eastAsia="de-DE"/>
              </w:rPr>
              <w:t>numeric value</w:t>
            </w:r>
          </w:p>
        </w:tc>
      </w:tr>
      <w:tr w:rsidR="00510916" w:rsidRPr="0005434E" w14:paraId="1DE1C786" w14:textId="77777777" w:rsidTr="004150D9">
        <w:tc>
          <w:tcPr>
            <w:tcW w:w="3501" w:type="dxa"/>
          </w:tcPr>
          <w:p w14:paraId="5537692D" w14:textId="77777777" w:rsidR="00510916" w:rsidRDefault="00510916" w:rsidP="00510916">
            <w:pPr>
              <w:jc w:val="both"/>
              <w:rPr>
                <w:lang w:val="en-US"/>
              </w:rPr>
            </w:pPr>
            <w:r>
              <w:rPr>
                <w:lang w:val="en-US"/>
              </w:rPr>
              <w:t>culling.share2</w:t>
            </w:r>
          </w:p>
        </w:tc>
        <w:tc>
          <w:tcPr>
            <w:tcW w:w="2872" w:type="dxa"/>
          </w:tcPr>
          <w:p w14:paraId="49CAC98D" w14:textId="77777777" w:rsidR="00510916" w:rsidRDefault="00510916" w:rsidP="00510916">
            <w:pPr>
              <w:jc w:val="both"/>
              <w:rPr>
                <w:lang w:val="en-US"/>
              </w:rPr>
            </w:pPr>
            <w:r>
              <w:rPr>
                <w:lang w:val="en-US"/>
              </w:rPr>
              <w:t>0</w:t>
            </w:r>
          </w:p>
        </w:tc>
        <w:tc>
          <w:tcPr>
            <w:tcW w:w="2689" w:type="dxa"/>
          </w:tcPr>
          <w:p w14:paraId="03A2F6C6" w14:textId="77777777" w:rsidR="00510916" w:rsidRDefault="00510916" w:rsidP="00510916">
            <w:pPr>
              <w:jc w:val="both"/>
              <w:rPr>
                <w:noProof/>
                <w:lang w:val="en-US" w:eastAsia="de-DE"/>
              </w:rPr>
            </w:pPr>
            <w:r>
              <w:rPr>
                <w:noProof/>
                <w:lang w:val="en-US" w:eastAsia="de-DE"/>
              </w:rPr>
              <w:t>Probability between 0 and 1</w:t>
            </w:r>
          </w:p>
        </w:tc>
      </w:tr>
      <w:tr w:rsidR="00510916" w:rsidRPr="00947701" w14:paraId="78A65B7E" w14:textId="77777777" w:rsidTr="004150D9">
        <w:tc>
          <w:tcPr>
            <w:tcW w:w="3501" w:type="dxa"/>
          </w:tcPr>
          <w:p w14:paraId="79B01EFE" w14:textId="77777777" w:rsidR="00510916" w:rsidRDefault="00510916" w:rsidP="00510916">
            <w:pPr>
              <w:jc w:val="both"/>
              <w:rPr>
                <w:lang w:val="en-US"/>
              </w:rPr>
            </w:pPr>
            <w:r>
              <w:rPr>
                <w:lang w:val="en-US"/>
              </w:rPr>
              <w:t>culling.index</w:t>
            </w:r>
          </w:p>
        </w:tc>
        <w:tc>
          <w:tcPr>
            <w:tcW w:w="2872" w:type="dxa"/>
          </w:tcPr>
          <w:p w14:paraId="74A1E2C4" w14:textId="77777777" w:rsidR="00510916" w:rsidRDefault="00510916" w:rsidP="00510916">
            <w:pPr>
              <w:jc w:val="both"/>
              <w:rPr>
                <w:lang w:val="en-US"/>
              </w:rPr>
            </w:pPr>
            <w:r>
              <w:rPr>
                <w:lang w:val="en-US"/>
              </w:rPr>
              <w:t>0</w:t>
            </w:r>
          </w:p>
        </w:tc>
        <w:tc>
          <w:tcPr>
            <w:tcW w:w="2689" w:type="dxa"/>
          </w:tcPr>
          <w:p w14:paraId="01857A02" w14:textId="77777777" w:rsidR="00510916" w:rsidRDefault="00510916" w:rsidP="00510916">
            <w:pPr>
              <w:jc w:val="both"/>
              <w:rPr>
                <w:noProof/>
                <w:lang w:val="en-US" w:eastAsia="de-DE"/>
              </w:rPr>
            </w:pPr>
            <w:r>
              <w:rPr>
                <w:noProof/>
                <w:lang w:val="en-US" w:eastAsia="de-DE"/>
              </w:rPr>
              <w:t>Any weights – use a vector with length equal to number of traits, “lastindex”</w:t>
            </w:r>
          </w:p>
        </w:tc>
      </w:tr>
      <w:tr w:rsidR="00510916" w:rsidRPr="0005434E" w14:paraId="57F45C11" w14:textId="77777777" w:rsidTr="004150D9">
        <w:tc>
          <w:tcPr>
            <w:tcW w:w="3501" w:type="dxa"/>
          </w:tcPr>
          <w:p w14:paraId="2110D688" w14:textId="77777777" w:rsidR="00510916" w:rsidRDefault="00510916" w:rsidP="00510916">
            <w:pPr>
              <w:jc w:val="both"/>
              <w:rPr>
                <w:lang w:val="en-US"/>
              </w:rPr>
            </w:pPr>
            <w:r>
              <w:rPr>
                <w:lang w:val="en-US"/>
              </w:rPr>
              <w:t>culling.all.copy</w:t>
            </w:r>
          </w:p>
        </w:tc>
        <w:tc>
          <w:tcPr>
            <w:tcW w:w="2872" w:type="dxa"/>
          </w:tcPr>
          <w:p w14:paraId="1E02D1AF" w14:textId="77777777" w:rsidR="00510916" w:rsidRDefault="00510916" w:rsidP="00510916">
            <w:pPr>
              <w:jc w:val="both"/>
              <w:rPr>
                <w:lang w:val="en-US"/>
              </w:rPr>
            </w:pPr>
            <w:r>
              <w:rPr>
                <w:lang w:val="en-US"/>
              </w:rPr>
              <w:t>TRUE</w:t>
            </w:r>
          </w:p>
        </w:tc>
        <w:tc>
          <w:tcPr>
            <w:tcW w:w="2689" w:type="dxa"/>
          </w:tcPr>
          <w:p w14:paraId="6D32FBD7" w14:textId="77777777" w:rsidR="00510916" w:rsidRDefault="00510916" w:rsidP="00510916">
            <w:pPr>
              <w:jc w:val="both"/>
              <w:rPr>
                <w:noProof/>
                <w:lang w:val="en-US" w:eastAsia="de-DE"/>
              </w:rPr>
            </w:pPr>
            <w:r>
              <w:rPr>
                <w:noProof/>
                <w:lang w:val="en-US" w:eastAsia="de-DE"/>
              </w:rPr>
              <w:t>FALSE</w:t>
            </w:r>
          </w:p>
        </w:tc>
      </w:tr>
      <w:tr w:rsidR="00510916" w:rsidRPr="0005434E" w14:paraId="56B0D12C" w14:textId="77777777" w:rsidTr="00AE0EE6">
        <w:tc>
          <w:tcPr>
            <w:tcW w:w="9062" w:type="dxa"/>
            <w:gridSpan w:val="3"/>
          </w:tcPr>
          <w:p w14:paraId="547CE6D8" w14:textId="77777777" w:rsidR="00510916" w:rsidRPr="00F33B94" w:rsidRDefault="00510916" w:rsidP="00510916">
            <w:pPr>
              <w:jc w:val="both"/>
              <w:rPr>
                <w:b/>
                <w:bCs/>
                <w:i/>
                <w:iCs/>
                <w:noProof/>
                <w:u w:val="single"/>
                <w:lang w:val="en-US" w:eastAsia="de-DE"/>
              </w:rPr>
            </w:pPr>
            <w:r w:rsidRPr="00F33B94">
              <w:rPr>
                <w:b/>
                <w:bCs/>
                <w:i/>
                <w:iCs/>
                <w:u w:val="single"/>
                <w:lang w:val="en-US"/>
              </w:rPr>
              <w:t>Meiosis Parameters</w:t>
            </w:r>
          </w:p>
        </w:tc>
      </w:tr>
      <w:tr w:rsidR="00510916" w:rsidRPr="0005434E" w14:paraId="20E9FAB3" w14:textId="77777777" w:rsidTr="004150D9">
        <w:tc>
          <w:tcPr>
            <w:tcW w:w="3501" w:type="dxa"/>
          </w:tcPr>
          <w:p w14:paraId="5855639E" w14:textId="77777777" w:rsidR="00510916" w:rsidRPr="00080F7E" w:rsidRDefault="00510916" w:rsidP="00510916">
            <w:pPr>
              <w:jc w:val="both"/>
              <w:rPr>
                <w:lang w:val="en-US"/>
              </w:rPr>
            </w:pPr>
            <w:r w:rsidRPr="00080F7E">
              <w:rPr>
                <w:lang w:val="en-US"/>
              </w:rPr>
              <w:t>mutation.rate</w:t>
            </w:r>
          </w:p>
        </w:tc>
        <w:tc>
          <w:tcPr>
            <w:tcW w:w="2872" w:type="dxa"/>
          </w:tcPr>
          <w:p w14:paraId="5EDB8E0C" w14:textId="77777777" w:rsidR="00510916" w:rsidRDefault="00510916" w:rsidP="00510916">
            <w:pPr>
              <w:jc w:val="both"/>
              <w:rPr>
                <w:lang w:val="en-US"/>
              </w:rPr>
            </w:pPr>
            <w:r>
              <w:rPr>
                <w:lang w:val="en-US"/>
              </w:rPr>
              <w:t>10^-8</w:t>
            </w:r>
          </w:p>
        </w:tc>
        <w:tc>
          <w:tcPr>
            <w:tcW w:w="2689" w:type="dxa"/>
          </w:tcPr>
          <w:p w14:paraId="27E5408C" w14:textId="77777777" w:rsidR="00510916" w:rsidRDefault="00510916" w:rsidP="00510916">
            <w:pPr>
              <w:jc w:val="both"/>
              <w:rPr>
                <w:noProof/>
                <w:lang w:val="en-US" w:eastAsia="de-DE"/>
              </w:rPr>
            </w:pPr>
            <w:r>
              <w:rPr>
                <w:lang w:val="en-US"/>
              </w:rPr>
              <w:t>Value between 0 and 1</w:t>
            </w:r>
          </w:p>
        </w:tc>
      </w:tr>
      <w:tr w:rsidR="00510916" w:rsidRPr="0005434E" w14:paraId="699F4CDE" w14:textId="77777777" w:rsidTr="004150D9">
        <w:tc>
          <w:tcPr>
            <w:tcW w:w="3501" w:type="dxa"/>
          </w:tcPr>
          <w:p w14:paraId="4B437593" w14:textId="77777777" w:rsidR="00510916" w:rsidRPr="00080F7E" w:rsidRDefault="00510916" w:rsidP="00510916">
            <w:pPr>
              <w:jc w:val="both"/>
              <w:rPr>
                <w:lang w:val="en-US"/>
              </w:rPr>
            </w:pPr>
            <w:r w:rsidRPr="00080F7E">
              <w:rPr>
                <w:lang w:val="en-US"/>
              </w:rPr>
              <w:t>remutation.rate</w:t>
            </w:r>
          </w:p>
        </w:tc>
        <w:tc>
          <w:tcPr>
            <w:tcW w:w="2872" w:type="dxa"/>
          </w:tcPr>
          <w:p w14:paraId="76026C5B" w14:textId="77777777" w:rsidR="00510916" w:rsidRDefault="00510916" w:rsidP="00510916">
            <w:pPr>
              <w:jc w:val="both"/>
              <w:rPr>
                <w:lang w:val="en-US"/>
              </w:rPr>
            </w:pPr>
            <w:r>
              <w:rPr>
                <w:lang w:val="en-US"/>
              </w:rPr>
              <w:t>10^-8</w:t>
            </w:r>
          </w:p>
        </w:tc>
        <w:tc>
          <w:tcPr>
            <w:tcW w:w="2689" w:type="dxa"/>
          </w:tcPr>
          <w:p w14:paraId="5603C4BC" w14:textId="77777777" w:rsidR="00510916" w:rsidRDefault="00510916" w:rsidP="00510916">
            <w:pPr>
              <w:jc w:val="both"/>
              <w:rPr>
                <w:noProof/>
                <w:lang w:val="en-US" w:eastAsia="de-DE"/>
              </w:rPr>
            </w:pPr>
            <w:r>
              <w:rPr>
                <w:lang w:val="en-US"/>
              </w:rPr>
              <w:t>Value between 0 and 1</w:t>
            </w:r>
          </w:p>
        </w:tc>
      </w:tr>
      <w:tr w:rsidR="00510916" w:rsidRPr="0005434E" w14:paraId="02A92C86" w14:textId="77777777" w:rsidTr="004150D9">
        <w:tc>
          <w:tcPr>
            <w:tcW w:w="3501" w:type="dxa"/>
          </w:tcPr>
          <w:p w14:paraId="1F54C20F" w14:textId="77777777" w:rsidR="00510916" w:rsidRPr="00080F7E" w:rsidRDefault="00510916" w:rsidP="00510916">
            <w:pPr>
              <w:jc w:val="both"/>
              <w:rPr>
                <w:lang w:val="en-US"/>
              </w:rPr>
            </w:pPr>
            <w:r w:rsidRPr="00080F7E">
              <w:rPr>
                <w:lang w:val="en-US"/>
              </w:rPr>
              <w:t>recombination.rate</w:t>
            </w:r>
          </w:p>
        </w:tc>
        <w:tc>
          <w:tcPr>
            <w:tcW w:w="2872" w:type="dxa"/>
          </w:tcPr>
          <w:p w14:paraId="11A57206" w14:textId="77777777" w:rsidR="00510916" w:rsidRDefault="00510916" w:rsidP="00510916">
            <w:pPr>
              <w:jc w:val="both"/>
              <w:rPr>
                <w:lang w:val="en-US"/>
              </w:rPr>
            </w:pPr>
            <w:r>
              <w:rPr>
                <w:lang w:val="en-US"/>
              </w:rPr>
              <w:t>1</w:t>
            </w:r>
          </w:p>
        </w:tc>
        <w:tc>
          <w:tcPr>
            <w:tcW w:w="2689" w:type="dxa"/>
          </w:tcPr>
          <w:p w14:paraId="131408FA" w14:textId="77777777" w:rsidR="00510916" w:rsidRDefault="00510916" w:rsidP="00510916">
            <w:pPr>
              <w:jc w:val="both"/>
              <w:rPr>
                <w:noProof/>
                <w:lang w:val="en-US" w:eastAsia="de-DE"/>
              </w:rPr>
            </w:pPr>
            <w:r>
              <w:rPr>
                <w:lang w:val="en-US"/>
              </w:rPr>
              <w:t>Any positive numeric</w:t>
            </w:r>
          </w:p>
        </w:tc>
      </w:tr>
      <w:tr w:rsidR="00510916" w:rsidRPr="0005434E" w14:paraId="3485B797" w14:textId="77777777" w:rsidTr="004150D9">
        <w:tc>
          <w:tcPr>
            <w:tcW w:w="3501" w:type="dxa"/>
          </w:tcPr>
          <w:p w14:paraId="7BD167D7" w14:textId="5E184E56" w:rsidR="00510916" w:rsidRPr="00080F7E" w:rsidRDefault="00510916" w:rsidP="00510916">
            <w:pPr>
              <w:jc w:val="both"/>
              <w:rPr>
                <w:lang w:val="en-US"/>
              </w:rPr>
            </w:pPr>
            <w:r>
              <w:rPr>
                <w:lang w:val="en-US"/>
              </w:rPr>
              <w:lastRenderedPageBreak/>
              <w:t>recombination.rate.function</w:t>
            </w:r>
          </w:p>
        </w:tc>
        <w:tc>
          <w:tcPr>
            <w:tcW w:w="2872" w:type="dxa"/>
          </w:tcPr>
          <w:p w14:paraId="2B89A99A" w14:textId="7919F9DA" w:rsidR="00510916" w:rsidRDefault="00510916" w:rsidP="00510916">
            <w:pPr>
              <w:jc w:val="both"/>
              <w:rPr>
                <w:lang w:val="en-US"/>
              </w:rPr>
            </w:pPr>
            <w:r>
              <w:rPr>
                <w:lang w:val="en-US"/>
              </w:rPr>
              <w:t>0</w:t>
            </w:r>
          </w:p>
        </w:tc>
        <w:tc>
          <w:tcPr>
            <w:tcW w:w="2689" w:type="dxa"/>
          </w:tcPr>
          <w:p w14:paraId="5B3C5495" w14:textId="03AA0982" w:rsidR="00510916" w:rsidRDefault="00510916" w:rsidP="00510916">
            <w:pPr>
              <w:jc w:val="both"/>
              <w:rPr>
                <w:lang w:val="en-US"/>
              </w:rPr>
            </w:pPr>
            <w:r>
              <w:rPr>
                <w:lang w:val="en-US"/>
              </w:rPr>
              <w:t>Integer value</w:t>
            </w:r>
          </w:p>
        </w:tc>
      </w:tr>
      <w:tr w:rsidR="00510916" w:rsidRPr="0005434E" w14:paraId="7591BE30" w14:textId="77777777" w:rsidTr="004150D9">
        <w:tc>
          <w:tcPr>
            <w:tcW w:w="3501" w:type="dxa"/>
          </w:tcPr>
          <w:p w14:paraId="2F1DD205" w14:textId="77777777" w:rsidR="00510916" w:rsidRPr="00080F7E" w:rsidRDefault="00510916" w:rsidP="00510916">
            <w:pPr>
              <w:jc w:val="both"/>
              <w:rPr>
                <w:lang w:val="en-US"/>
              </w:rPr>
            </w:pPr>
            <w:r w:rsidRPr="00080F7E">
              <w:rPr>
                <w:lang w:val="en-US"/>
              </w:rPr>
              <w:t>recombination.function</w:t>
            </w:r>
          </w:p>
        </w:tc>
        <w:tc>
          <w:tcPr>
            <w:tcW w:w="2872" w:type="dxa"/>
          </w:tcPr>
          <w:p w14:paraId="260ECC48" w14:textId="77777777" w:rsidR="00510916" w:rsidRDefault="00510916" w:rsidP="00510916">
            <w:pPr>
              <w:jc w:val="both"/>
              <w:rPr>
                <w:lang w:val="en-US"/>
              </w:rPr>
            </w:pPr>
            <w:r>
              <w:rPr>
                <w:lang w:val="en-US"/>
              </w:rPr>
              <w:t>NULL (</w:t>
            </w:r>
            <w:r w:rsidRPr="0049750A">
              <w:rPr>
                <w:lang w:val="en-US"/>
              </w:rPr>
              <w:t>recombination.function.haldane()</w:t>
            </w:r>
            <w:r>
              <w:rPr>
                <w:lang w:val="en-US"/>
              </w:rPr>
              <w:t>)</w:t>
            </w:r>
          </w:p>
        </w:tc>
        <w:tc>
          <w:tcPr>
            <w:tcW w:w="2689" w:type="dxa"/>
          </w:tcPr>
          <w:p w14:paraId="20BFB50F" w14:textId="77777777" w:rsidR="00510916" w:rsidRDefault="00510916" w:rsidP="00510916">
            <w:pPr>
              <w:jc w:val="both"/>
              <w:rPr>
                <w:noProof/>
                <w:lang w:val="en-US" w:eastAsia="de-DE"/>
              </w:rPr>
            </w:pPr>
          </w:p>
        </w:tc>
      </w:tr>
      <w:tr w:rsidR="00510916" w:rsidRPr="0005434E" w14:paraId="62291980" w14:textId="77777777" w:rsidTr="004150D9">
        <w:tc>
          <w:tcPr>
            <w:tcW w:w="3501" w:type="dxa"/>
          </w:tcPr>
          <w:p w14:paraId="733A2B0D" w14:textId="77777777" w:rsidR="00510916" w:rsidRPr="00080F7E" w:rsidRDefault="00510916" w:rsidP="00510916">
            <w:pPr>
              <w:jc w:val="both"/>
              <w:rPr>
                <w:lang w:val="en-US"/>
              </w:rPr>
            </w:pPr>
            <w:r w:rsidRPr="00080F7E">
              <w:rPr>
                <w:lang w:val="en-US"/>
              </w:rPr>
              <w:t>recombination.minimum.distance</w:t>
            </w:r>
          </w:p>
        </w:tc>
        <w:tc>
          <w:tcPr>
            <w:tcW w:w="2872" w:type="dxa"/>
          </w:tcPr>
          <w:p w14:paraId="1992760E" w14:textId="77777777" w:rsidR="00510916" w:rsidRDefault="00510916" w:rsidP="00510916">
            <w:pPr>
              <w:jc w:val="both"/>
              <w:rPr>
                <w:lang w:val="en-US"/>
              </w:rPr>
            </w:pPr>
            <w:r>
              <w:rPr>
                <w:lang w:val="en-US"/>
              </w:rPr>
              <w:t>NULL</w:t>
            </w:r>
          </w:p>
        </w:tc>
        <w:tc>
          <w:tcPr>
            <w:tcW w:w="2689" w:type="dxa"/>
          </w:tcPr>
          <w:p w14:paraId="22C7B2F5" w14:textId="77777777" w:rsidR="00510916" w:rsidRDefault="00510916" w:rsidP="00510916">
            <w:pPr>
              <w:jc w:val="both"/>
              <w:rPr>
                <w:noProof/>
                <w:lang w:val="en-US" w:eastAsia="de-DE"/>
              </w:rPr>
            </w:pPr>
            <w:r>
              <w:rPr>
                <w:noProof/>
                <w:lang w:val="en-US" w:eastAsia="de-DE"/>
              </w:rPr>
              <w:t>Positive numeric value</w:t>
            </w:r>
          </w:p>
        </w:tc>
      </w:tr>
      <w:tr w:rsidR="00510916" w:rsidRPr="0005434E" w14:paraId="5C13E1D6" w14:textId="77777777" w:rsidTr="004150D9">
        <w:tc>
          <w:tcPr>
            <w:tcW w:w="3501" w:type="dxa"/>
          </w:tcPr>
          <w:p w14:paraId="5DC41BB0" w14:textId="77777777" w:rsidR="00510916" w:rsidRPr="00080F7E" w:rsidRDefault="00510916" w:rsidP="00510916">
            <w:pPr>
              <w:jc w:val="both"/>
              <w:rPr>
                <w:lang w:val="en-US"/>
              </w:rPr>
            </w:pPr>
            <w:r w:rsidRPr="00080F7E">
              <w:rPr>
                <w:lang w:val="en-US"/>
              </w:rPr>
              <w:t>recombination.distance.penalty</w:t>
            </w:r>
          </w:p>
        </w:tc>
        <w:tc>
          <w:tcPr>
            <w:tcW w:w="2872" w:type="dxa"/>
          </w:tcPr>
          <w:p w14:paraId="4767271F" w14:textId="77777777" w:rsidR="00510916" w:rsidRDefault="00510916" w:rsidP="00510916">
            <w:pPr>
              <w:jc w:val="both"/>
              <w:rPr>
                <w:lang w:val="en-US"/>
              </w:rPr>
            </w:pPr>
            <w:r>
              <w:rPr>
                <w:lang w:val="en-US"/>
              </w:rPr>
              <w:t>NULL</w:t>
            </w:r>
          </w:p>
        </w:tc>
        <w:tc>
          <w:tcPr>
            <w:tcW w:w="2689" w:type="dxa"/>
          </w:tcPr>
          <w:p w14:paraId="5B54B796" w14:textId="77777777" w:rsidR="00510916" w:rsidRDefault="00510916" w:rsidP="00510916">
            <w:pPr>
              <w:jc w:val="both"/>
              <w:rPr>
                <w:noProof/>
                <w:lang w:val="en-US" w:eastAsia="de-DE"/>
              </w:rPr>
            </w:pPr>
            <w:r>
              <w:rPr>
                <w:noProof/>
                <w:lang w:val="en-US" w:eastAsia="de-DE"/>
              </w:rPr>
              <w:t>Positive numeric value</w:t>
            </w:r>
          </w:p>
        </w:tc>
      </w:tr>
      <w:tr w:rsidR="00510916" w:rsidRPr="0005434E" w14:paraId="373BA93B" w14:textId="77777777" w:rsidTr="004150D9">
        <w:tc>
          <w:tcPr>
            <w:tcW w:w="3501" w:type="dxa"/>
          </w:tcPr>
          <w:p w14:paraId="01CBC19D" w14:textId="77777777" w:rsidR="00510916" w:rsidRPr="00080F7E" w:rsidRDefault="00510916" w:rsidP="00510916">
            <w:pPr>
              <w:jc w:val="both"/>
              <w:rPr>
                <w:lang w:val="en-US"/>
              </w:rPr>
            </w:pPr>
            <w:r w:rsidRPr="00080F7E">
              <w:rPr>
                <w:lang w:val="en-US"/>
              </w:rPr>
              <w:t>recombination.distance.penalty.2</w:t>
            </w:r>
          </w:p>
        </w:tc>
        <w:tc>
          <w:tcPr>
            <w:tcW w:w="2872" w:type="dxa"/>
          </w:tcPr>
          <w:p w14:paraId="00CF429C" w14:textId="77777777" w:rsidR="00510916" w:rsidRDefault="00510916" w:rsidP="00510916">
            <w:pPr>
              <w:jc w:val="both"/>
              <w:rPr>
                <w:lang w:val="en-US"/>
              </w:rPr>
            </w:pPr>
            <w:r>
              <w:rPr>
                <w:lang w:val="en-US"/>
              </w:rPr>
              <w:t>NULL</w:t>
            </w:r>
          </w:p>
        </w:tc>
        <w:tc>
          <w:tcPr>
            <w:tcW w:w="2689" w:type="dxa"/>
          </w:tcPr>
          <w:p w14:paraId="2A3B1259" w14:textId="77777777" w:rsidR="00510916" w:rsidRDefault="00510916" w:rsidP="00510916">
            <w:pPr>
              <w:jc w:val="both"/>
              <w:rPr>
                <w:noProof/>
                <w:lang w:val="en-US" w:eastAsia="de-DE"/>
              </w:rPr>
            </w:pPr>
            <w:r>
              <w:rPr>
                <w:noProof/>
                <w:lang w:val="en-US" w:eastAsia="de-DE"/>
              </w:rPr>
              <w:t>Positive numeric value</w:t>
            </w:r>
          </w:p>
        </w:tc>
      </w:tr>
      <w:tr w:rsidR="00510916" w:rsidRPr="00947701" w14:paraId="7559A08C" w14:textId="77777777" w:rsidTr="004150D9">
        <w:tc>
          <w:tcPr>
            <w:tcW w:w="3501" w:type="dxa"/>
          </w:tcPr>
          <w:p w14:paraId="06D81F61" w14:textId="77777777" w:rsidR="00510916" w:rsidRPr="00080F7E" w:rsidRDefault="00510916" w:rsidP="00510916">
            <w:pPr>
              <w:jc w:val="both"/>
              <w:rPr>
                <w:lang w:val="en-US"/>
              </w:rPr>
            </w:pPr>
            <w:r w:rsidRPr="00080F7E">
              <w:rPr>
                <w:lang w:val="en-US"/>
              </w:rPr>
              <w:t>recom.f.indicator</w:t>
            </w:r>
          </w:p>
        </w:tc>
        <w:tc>
          <w:tcPr>
            <w:tcW w:w="2872" w:type="dxa"/>
          </w:tcPr>
          <w:p w14:paraId="2C388D6D" w14:textId="77777777" w:rsidR="00510916" w:rsidRDefault="00510916" w:rsidP="00510916">
            <w:pPr>
              <w:jc w:val="both"/>
              <w:rPr>
                <w:lang w:val="en-US"/>
              </w:rPr>
            </w:pPr>
            <w:r>
              <w:rPr>
                <w:lang w:val="en-US"/>
              </w:rPr>
              <w:t>NULL</w:t>
            </w:r>
          </w:p>
        </w:tc>
        <w:tc>
          <w:tcPr>
            <w:tcW w:w="2689" w:type="dxa"/>
          </w:tcPr>
          <w:p w14:paraId="1096697D" w14:textId="77777777" w:rsidR="00510916" w:rsidRDefault="00510916" w:rsidP="00510916">
            <w:pPr>
              <w:jc w:val="both"/>
              <w:rPr>
                <w:noProof/>
                <w:lang w:val="en-US" w:eastAsia="de-DE"/>
              </w:rPr>
            </w:pPr>
            <w:r>
              <w:rPr>
                <w:lang w:val="en-US"/>
              </w:rPr>
              <w:t>Not necessary (use modified marker position instead!)</w:t>
            </w:r>
          </w:p>
        </w:tc>
      </w:tr>
      <w:tr w:rsidR="00510916" w:rsidRPr="00947701" w14:paraId="7D4AF745" w14:textId="77777777" w:rsidTr="004150D9">
        <w:tc>
          <w:tcPr>
            <w:tcW w:w="3501" w:type="dxa"/>
          </w:tcPr>
          <w:p w14:paraId="0A710749" w14:textId="77777777" w:rsidR="00510916" w:rsidRPr="00080F7E" w:rsidRDefault="00510916" w:rsidP="00510916">
            <w:pPr>
              <w:jc w:val="both"/>
              <w:rPr>
                <w:lang w:val="en-US"/>
              </w:rPr>
            </w:pPr>
            <w:r w:rsidRPr="00080F7E">
              <w:rPr>
                <w:lang w:val="en-US"/>
              </w:rPr>
              <w:t>import.position.calculation</w:t>
            </w:r>
          </w:p>
        </w:tc>
        <w:tc>
          <w:tcPr>
            <w:tcW w:w="2872" w:type="dxa"/>
          </w:tcPr>
          <w:p w14:paraId="2D3128B4" w14:textId="77777777" w:rsidR="00510916" w:rsidRDefault="00510916" w:rsidP="00510916">
            <w:pPr>
              <w:jc w:val="both"/>
              <w:rPr>
                <w:lang w:val="en-US"/>
              </w:rPr>
            </w:pPr>
            <w:r>
              <w:rPr>
                <w:lang w:val="en-US"/>
              </w:rPr>
              <w:t>NULL</w:t>
            </w:r>
          </w:p>
        </w:tc>
        <w:tc>
          <w:tcPr>
            <w:tcW w:w="2689" w:type="dxa"/>
          </w:tcPr>
          <w:p w14:paraId="51F3492C" w14:textId="77777777" w:rsidR="00510916" w:rsidRDefault="00510916" w:rsidP="00510916">
            <w:pPr>
              <w:jc w:val="both"/>
              <w:rPr>
                <w:noProof/>
                <w:lang w:val="en-US" w:eastAsia="de-DE"/>
              </w:rPr>
            </w:pPr>
            <w:r>
              <w:rPr>
                <w:noProof/>
                <w:lang w:val="en-US" w:eastAsia="de-DE"/>
              </w:rPr>
              <w:t>Function to calculate SNP position</w:t>
            </w:r>
          </w:p>
        </w:tc>
      </w:tr>
      <w:tr w:rsidR="00510916" w:rsidRPr="0005434E" w14:paraId="477BC22C" w14:textId="77777777" w:rsidTr="004150D9">
        <w:tc>
          <w:tcPr>
            <w:tcW w:w="3501" w:type="dxa"/>
          </w:tcPr>
          <w:p w14:paraId="3FFD0D8C" w14:textId="77777777" w:rsidR="00510916" w:rsidRPr="00080F7E" w:rsidRDefault="00510916" w:rsidP="00510916">
            <w:pPr>
              <w:jc w:val="both"/>
            </w:pPr>
            <w:r w:rsidRPr="00080F7E">
              <w:rPr>
                <w:lang w:val="en-US"/>
              </w:rPr>
              <w:t>duplication.rate</w:t>
            </w:r>
          </w:p>
        </w:tc>
        <w:tc>
          <w:tcPr>
            <w:tcW w:w="2872" w:type="dxa"/>
          </w:tcPr>
          <w:p w14:paraId="69FD9AE2" w14:textId="77777777" w:rsidR="00510916" w:rsidRDefault="00510916" w:rsidP="00510916">
            <w:pPr>
              <w:jc w:val="both"/>
              <w:rPr>
                <w:lang w:val="en-US"/>
              </w:rPr>
            </w:pPr>
            <w:r>
              <w:rPr>
                <w:lang w:val="en-US"/>
              </w:rPr>
              <w:t>0</w:t>
            </w:r>
          </w:p>
        </w:tc>
        <w:tc>
          <w:tcPr>
            <w:tcW w:w="2689" w:type="dxa"/>
          </w:tcPr>
          <w:p w14:paraId="412BC6F0" w14:textId="77777777" w:rsidR="00510916" w:rsidRDefault="00510916" w:rsidP="00510916">
            <w:pPr>
              <w:jc w:val="both"/>
              <w:rPr>
                <w:noProof/>
                <w:lang w:val="en-US" w:eastAsia="de-DE"/>
              </w:rPr>
            </w:pPr>
          </w:p>
        </w:tc>
      </w:tr>
      <w:tr w:rsidR="00510916" w:rsidRPr="0005434E" w14:paraId="68FD49C7" w14:textId="77777777" w:rsidTr="004150D9">
        <w:tc>
          <w:tcPr>
            <w:tcW w:w="3501" w:type="dxa"/>
          </w:tcPr>
          <w:p w14:paraId="71D4FBC8" w14:textId="77777777" w:rsidR="00510916" w:rsidRPr="00080F7E" w:rsidRDefault="00510916" w:rsidP="00510916">
            <w:pPr>
              <w:jc w:val="both"/>
              <w:rPr>
                <w:lang w:val="en-US"/>
              </w:rPr>
            </w:pPr>
            <w:r w:rsidRPr="00080F7E">
              <w:rPr>
                <w:lang w:val="en-US"/>
              </w:rPr>
              <w:t>duplication.length</w:t>
            </w:r>
          </w:p>
        </w:tc>
        <w:tc>
          <w:tcPr>
            <w:tcW w:w="2872" w:type="dxa"/>
          </w:tcPr>
          <w:p w14:paraId="12CC13C8" w14:textId="77777777" w:rsidR="00510916" w:rsidRDefault="00510916" w:rsidP="00510916">
            <w:pPr>
              <w:jc w:val="both"/>
              <w:rPr>
                <w:lang w:val="en-US"/>
              </w:rPr>
            </w:pPr>
            <w:r>
              <w:rPr>
                <w:lang w:val="en-US"/>
              </w:rPr>
              <w:t>0.01</w:t>
            </w:r>
          </w:p>
        </w:tc>
        <w:tc>
          <w:tcPr>
            <w:tcW w:w="2689" w:type="dxa"/>
          </w:tcPr>
          <w:p w14:paraId="3A1F9754" w14:textId="77777777" w:rsidR="00510916" w:rsidRDefault="00510916" w:rsidP="00510916">
            <w:pPr>
              <w:jc w:val="both"/>
              <w:rPr>
                <w:noProof/>
                <w:lang w:val="en-US" w:eastAsia="de-DE"/>
              </w:rPr>
            </w:pPr>
            <w:r>
              <w:rPr>
                <w:lang w:val="en-US"/>
              </w:rPr>
              <w:t>Duplication modelling needs changes!</w:t>
            </w:r>
          </w:p>
        </w:tc>
      </w:tr>
      <w:tr w:rsidR="00510916" w:rsidRPr="0005434E" w14:paraId="561EC63E" w14:textId="77777777" w:rsidTr="004150D9">
        <w:tc>
          <w:tcPr>
            <w:tcW w:w="3501" w:type="dxa"/>
          </w:tcPr>
          <w:p w14:paraId="58045672" w14:textId="77777777" w:rsidR="00510916" w:rsidRPr="00080F7E" w:rsidRDefault="00510916" w:rsidP="00510916">
            <w:pPr>
              <w:jc w:val="both"/>
              <w:rPr>
                <w:lang w:val="en-US"/>
              </w:rPr>
            </w:pPr>
            <w:r w:rsidRPr="00080F7E">
              <w:rPr>
                <w:lang w:val="en-US"/>
              </w:rPr>
              <w:t>duplication.recombination</w:t>
            </w:r>
          </w:p>
        </w:tc>
        <w:tc>
          <w:tcPr>
            <w:tcW w:w="2872" w:type="dxa"/>
          </w:tcPr>
          <w:p w14:paraId="3975369F" w14:textId="77777777" w:rsidR="00510916" w:rsidRDefault="00510916" w:rsidP="00510916">
            <w:pPr>
              <w:jc w:val="both"/>
              <w:rPr>
                <w:lang w:val="en-US"/>
              </w:rPr>
            </w:pPr>
            <w:r>
              <w:rPr>
                <w:lang w:val="en-US"/>
              </w:rPr>
              <w:t>1</w:t>
            </w:r>
          </w:p>
        </w:tc>
        <w:tc>
          <w:tcPr>
            <w:tcW w:w="2689" w:type="dxa"/>
          </w:tcPr>
          <w:p w14:paraId="60BD381E" w14:textId="77777777" w:rsidR="00510916" w:rsidRDefault="00510916" w:rsidP="00510916">
            <w:pPr>
              <w:jc w:val="both"/>
              <w:rPr>
                <w:noProof/>
                <w:lang w:val="en-US" w:eastAsia="de-DE"/>
              </w:rPr>
            </w:pPr>
          </w:p>
        </w:tc>
      </w:tr>
      <w:tr w:rsidR="00510916" w:rsidRPr="00947701" w14:paraId="64F016E6" w14:textId="77777777" w:rsidTr="004150D9">
        <w:tc>
          <w:tcPr>
            <w:tcW w:w="3501" w:type="dxa"/>
          </w:tcPr>
          <w:p w14:paraId="75A80F36" w14:textId="77777777" w:rsidR="00510916" w:rsidRPr="00080F7E" w:rsidRDefault="00510916" w:rsidP="00510916">
            <w:pPr>
              <w:jc w:val="both"/>
              <w:rPr>
                <w:lang w:val="en-US"/>
              </w:rPr>
            </w:pPr>
            <w:r w:rsidRPr="00080F7E">
              <w:rPr>
                <w:lang w:val="en-US"/>
              </w:rPr>
              <w:t>gen.architecture.m/f</w:t>
            </w:r>
          </w:p>
        </w:tc>
        <w:tc>
          <w:tcPr>
            <w:tcW w:w="2872" w:type="dxa"/>
          </w:tcPr>
          <w:p w14:paraId="4B5C90E3" w14:textId="77777777" w:rsidR="00510916" w:rsidRDefault="00510916" w:rsidP="00510916">
            <w:pPr>
              <w:jc w:val="both"/>
              <w:rPr>
                <w:lang w:val="en-US"/>
              </w:rPr>
            </w:pPr>
            <w:r>
              <w:rPr>
                <w:lang w:val="en-US"/>
              </w:rPr>
              <w:t>0</w:t>
            </w:r>
          </w:p>
        </w:tc>
        <w:tc>
          <w:tcPr>
            <w:tcW w:w="2689" w:type="dxa"/>
          </w:tcPr>
          <w:p w14:paraId="392F417C" w14:textId="77777777" w:rsidR="00510916" w:rsidRDefault="00510916" w:rsidP="00510916">
            <w:pPr>
              <w:jc w:val="both"/>
              <w:rPr>
                <w:noProof/>
                <w:lang w:val="en-US" w:eastAsia="de-DE"/>
              </w:rPr>
            </w:pPr>
            <w:r>
              <w:rPr>
                <w:noProof/>
                <w:lang w:val="en-US" w:eastAsia="de-DE"/>
              </w:rPr>
              <w:t>Natural number (select one of the previously stored architectures)</w:t>
            </w:r>
          </w:p>
        </w:tc>
      </w:tr>
      <w:tr w:rsidR="00510916" w:rsidRPr="0005434E" w14:paraId="21520357" w14:textId="77777777" w:rsidTr="004150D9">
        <w:tc>
          <w:tcPr>
            <w:tcW w:w="3501" w:type="dxa"/>
          </w:tcPr>
          <w:p w14:paraId="69AB6220" w14:textId="77777777" w:rsidR="00510916" w:rsidRPr="00080F7E" w:rsidRDefault="00510916" w:rsidP="00510916">
            <w:pPr>
              <w:jc w:val="both"/>
              <w:rPr>
                <w:lang w:val="en-US"/>
              </w:rPr>
            </w:pPr>
            <w:r w:rsidRPr="00080F7E">
              <w:rPr>
                <w:lang w:val="en-US"/>
              </w:rPr>
              <w:t>add.architecture</w:t>
            </w:r>
          </w:p>
        </w:tc>
        <w:tc>
          <w:tcPr>
            <w:tcW w:w="2872" w:type="dxa"/>
          </w:tcPr>
          <w:p w14:paraId="6EE04707" w14:textId="77777777" w:rsidR="00510916" w:rsidRDefault="00510916" w:rsidP="00510916">
            <w:pPr>
              <w:jc w:val="both"/>
              <w:rPr>
                <w:lang w:val="en-US"/>
              </w:rPr>
            </w:pPr>
            <w:r>
              <w:rPr>
                <w:lang w:val="en-US"/>
              </w:rPr>
              <w:t>NULL</w:t>
            </w:r>
          </w:p>
        </w:tc>
        <w:tc>
          <w:tcPr>
            <w:tcW w:w="2689" w:type="dxa"/>
          </w:tcPr>
          <w:p w14:paraId="2D11DCD8" w14:textId="77777777" w:rsidR="00510916" w:rsidRDefault="00510916" w:rsidP="00510916">
            <w:pPr>
              <w:jc w:val="both"/>
              <w:rPr>
                <w:noProof/>
                <w:lang w:val="en-US" w:eastAsia="de-DE"/>
              </w:rPr>
            </w:pPr>
            <w:r>
              <w:rPr>
                <w:noProof/>
                <w:lang w:val="en-US" w:eastAsia="de-DE"/>
              </w:rPr>
              <w:t>vector</w:t>
            </w:r>
          </w:p>
        </w:tc>
      </w:tr>
      <w:tr w:rsidR="00510916" w:rsidRPr="0005434E" w14:paraId="15ED91D7" w14:textId="77777777" w:rsidTr="004150D9">
        <w:tc>
          <w:tcPr>
            <w:tcW w:w="3501" w:type="dxa"/>
          </w:tcPr>
          <w:p w14:paraId="6256F546" w14:textId="77777777" w:rsidR="00510916" w:rsidRPr="00080F7E" w:rsidRDefault="00510916" w:rsidP="00510916">
            <w:pPr>
              <w:jc w:val="both"/>
              <w:rPr>
                <w:lang w:val="en-US"/>
              </w:rPr>
            </w:pPr>
            <w:r w:rsidRPr="00080F7E">
              <w:rPr>
                <w:lang w:val="en-US"/>
              </w:rPr>
              <w:t>intern.func</w:t>
            </w:r>
          </w:p>
        </w:tc>
        <w:tc>
          <w:tcPr>
            <w:tcW w:w="2872" w:type="dxa"/>
          </w:tcPr>
          <w:p w14:paraId="3D0C6203" w14:textId="77777777" w:rsidR="00510916" w:rsidRDefault="00510916" w:rsidP="00510916">
            <w:pPr>
              <w:jc w:val="both"/>
              <w:rPr>
                <w:lang w:val="en-US"/>
              </w:rPr>
            </w:pPr>
            <w:r>
              <w:rPr>
                <w:lang w:val="en-US"/>
              </w:rPr>
              <w:t>0</w:t>
            </w:r>
          </w:p>
        </w:tc>
        <w:tc>
          <w:tcPr>
            <w:tcW w:w="2689" w:type="dxa"/>
          </w:tcPr>
          <w:p w14:paraId="1F18CFEE" w14:textId="77777777" w:rsidR="00510916" w:rsidRDefault="00510916" w:rsidP="00510916">
            <w:pPr>
              <w:jc w:val="both"/>
              <w:rPr>
                <w:noProof/>
                <w:lang w:val="en-US" w:eastAsia="de-DE"/>
              </w:rPr>
            </w:pPr>
            <w:r>
              <w:rPr>
                <w:noProof/>
                <w:lang w:val="en-US" w:eastAsia="de-DE"/>
              </w:rPr>
              <w:t>1,2</w:t>
            </w:r>
          </w:p>
        </w:tc>
      </w:tr>
      <w:tr w:rsidR="00510916" w:rsidRPr="0005434E" w14:paraId="6FB97FFF" w14:textId="77777777" w:rsidTr="00AE0EE6">
        <w:tc>
          <w:tcPr>
            <w:tcW w:w="9062" w:type="dxa"/>
            <w:gridSpan w:val="3"/>
          </w:tcPr>
          <w:p w14:paraId="5600974E" w14:textId="77777777" w:rsidR="00510916" w:rsidRPr="00167CB2" w:rsidRDefault="00510916" w:rsidP="00510916">
            <w:pPr>
              <w:jc w:val="both"/>
              <w:rPr>
                <w:b/>
                <w:bCs/>
                <w:i/>
                <w:iCs/>
                <w:noProof/>
                <w:u w:val="single"/>
                <w:lang w:val="en-US" w:eastAsia="de-DE"/>
              </w:rPr>
            </w:pPr>
            <w:r w:rsidRPr="00167CB2">
              <w:rPr>
                <w:b/>
                <w:bCs/>
                <w:i/>
                <w:iCs/>
                <w:u w:val="single"/>
                <w:lang w:val="en-US"/>
              </w:rPr>
              <w:t>Advanced memory savings</w:t>
            </w:r>
          </w:p>
        </w:tc>
      </w:tr>
      <w:tr w:rsidR="00510916" w:rsidRPr="00947701" w14:paraId="2772318A" w14:textId="77777777" w:rsidTr="004150D9">
        <w:tc>
          <w:tcPr>
            <w:tcW w:w="3501" w:type="dxa"/>
          </w:tcPr>
          <w:p w14:paraId="3A7052B9" w14:textId="77777777" w:rsidR="00510916" w:rsidRPr="00080F7E" w:rsidRDefault="00510916" w:rsidP="00510916">
            <w:pPr>
              <w:jc w:val="both"/>
              <w:rPr>
                <w:lang w:val="en-US"/>
              </w:rPr>
            </w:pPr>
            <w:r w:rsidRPr="00080F7E">
              <w:rPr>
                <w:lang w:val="en-US"/>
              </w:rPr>
              <w:t>delete.haplotypes</w:t>
            </w:r>
          </w:p>
        </w:tc>
        <w:tc>
          <w:tcPr>
            <w:tcW w:w="2872" w:type="dxa"/>
          </w:tcPr>
          <w:p w14:paraId="02224B11" w14:textId="77777777" w:rsidR="00510916" w:rsidRDefault="00510916" w:rsidP="00510916">
            <w:pPr>
              <w:jc w:val="both"/>
              <w:rPr>
                <w:lang w:val="en-US"/>
              </w:rPr>
            </w:pPr>
            <w:r>
              <w:rPr>
                <w:lang w:val="en-US"/>
              </w:rPr>
              <w:t>NULL</w:t>
            </w:r>
          </w:p>
        </w:tc>
        <w:tc>
          <w:tcPr>
            <w:tcW w:w="2689" w:type="dxa"/>
          </w:tcPr>
          <w:p w14:paraId="78A68611" w14:textId="77777777" w:rsidR="00510916" w:rsidRDefault="00510916" w:rsidP="00510916">
            <w:pPr>
              <w:jc w:val="both"/>
              <w:rPr>
                <w:noProof/>
                <w:lang w:val="en-US" w:eastAsia="de-DE"/>
              </w:rPr>
            </w:pPr>
            <w:r>
              <w:rPr>
                <w:noProof/>
                <w:lang w:val="en-US" w:eastAsia="de-DE"/>
              </w:rPr>
              <w:t>Vector of all generations to delete (natural number)</w:t>
            </w:r>
          </w:p>
        </w:tc>
      </w:tr>
      <w:tr w:rsidR="00510916" w:rsidRPr="00947701" w14:paraId="4513E799" w14:textId="77777777" w:rsidTr="004150D9">
        <w:tc>
          <w:tcPr>
            <w:tcW w:w="3501" w:type="dxa"/>
          </w:tcPr>
          <w:p w14:paraId="62E3532C" w14:textId="77777777" w:rsidR="00510916" w:rsidRPr="00080F7E" w:rsidRDefault="00510916" w:rsidP="00510916">
            <w:pPr>
              <w:jc w:val="both"/>
              <w:rPr>
                <w:lang w:val="en-US"/>
              </w:rPr>
            </w:pPr>
            <w:r w:rsidRPr="00080F7E">
              <w:rPr>
                <w:lang w:val="en-US"/>
              </w:rPr>
              <w:t>delete.individuals</w:t>
            </w:r>
          </w:p>
        </w:tc>
        <w:tc>
          <w:tcPr>
            <w:tcW w:w="2872" w:type="dxa"/>
          </w:tcPr>
          <w:p w14:paraId="45FAA93C" w14:textId="77777777" w:rsidR="00510916" w:rsidRDefault="00510916" w:rsidP="00510916">
            <w:pPr>
              <w:jc w:val="both"/>
              <w:rPr>
                <w:lang w:val="en-US"/>
              </w:rPr>
            </w:pPr>
            <w:r>
              <w:rPr>
                <w:lang w:val="en-US"/>
              </w:rPr>
              <w:t>NULL</w:t>
            </w:r>
          </w:p>
        </w:tc>
        <w:tc>
          <w:tcPr>
            <w:tcW w:w="2689" w:type="dxa"/>
          </w:tcPr>
          <w:p w14:paraId="3C3B2C01" w14:textId="77777777" w:rsidR="00510916" w:rsidRDefault="00510916" w:rsidP="00510916">
            <w:pPr>
              <w:jc w:val="both"/>
              <w:rPr>
                <w:noProof/>
                <w:lang w:val="en-US" w:eastAsia="de-DE"/>
              </w:rPr>
            </w:pPr>
            <w:r>
              <w:rPr>
                <w:noProof/>
                <w:lang w:val="en-US" w:eastAsia="de-DE"/>
              </w:rPr>
              <w:t>Vector of all generations to delete (natural number)</w:t>
            </w:r>
          </w:p>
        </w:tc>
      </w:tr>
      <w:tr w:rsidR="00510916" w:rsidRPr="0005434E" w14:paraId="71D6C6AD" w14:textId="77777777" w:rsidTr="004150D9">
        <w:tc>
          <w:tcPr>
            <w:tcW w:w="3501" w:type="dxa"/>
          </w:tcPr>
          <w:p w14:paraId="27A8AC21" w14:textId="77777777" w:rsidR="00510916" w:rsidRPr="00080F7E" w:rsidRDefault="00510916" w:rsidP="00510916">
            <w:pPr>
              <w:jc w:val="both"/>
              <w:rPr>
                <w:lang w:val="en-US"/>
              </w:rPr>
            </w:pPr>
            <w:r w:rsidRPr="00080F7E">
              <w:rPr>
                <w:lang w:val="en-US"/>
              </w:rPr>
              <w:t>delete.gen</w:t>
            </w:r>
          </w:p>
        </w:tc>
        <w:tc>
          <w:tcPr>
            <w:tcW w:w="2872" w:type="dxa"/>
          </w:tcPr>
          <w:p w14:paraId="0CE035C6" w14:textId="77777777" w:rsidR="00510916" w:rsidRDefault="00510916" w:rsidP="00510916">
            <w:pPr>
              <w:jc w:val="both"/>
              <w:rPr>
                <w:lang w:val="en-US"/>
              </w:rPr>
            </w:pPr>
            <w:r>
              <w:rPr>
                <w:lang w:val="en-US"/>
              </w:rPr>
              <w:t>NULL</w:t>
            </w:r>
          </w:p>
        </w:tc>
        <w:tc>
          <w:tcPr>
            <w:tcW w:w="2689" w:type="dxa"/>
          </w:tcPr>
          <w:p w14:paraId="107BA0DC" w14:textId="77777777" w:rsidR="00510916" w:rsidRDefault="00510916" w:rsidP="00510916">
            <w:pPr>
              <w:jc w:val="both"/>
              <w:rPr>
                <w:noProof/>
                <w:lang w:val="en-US" w:eastAsia="de-DE"/>
              </w:rPr>
            </w:pPr>
            <w:r>
              <w:rPr>
                <w:noProof/>
                <w:lang w:val="en-US" w:eastAsia="de-DE"/>
              </w:rPr>
              <w:t>Natural numbers</w:t>
            </w:r>
          </w:p>
        </w:tc>
      </w:tr>
      <w:tr w:rsidR="00510916" w:rsidRPr="0005434E" w14:paraId="78F7D09D" w14:textId="77777777" w:rsidTr="004150D9">
        <w:tc>
          <w:tcPr>
            <w:tcW w:w="3501" w:type="dxa"/>
          </w:tcPr>
          <w:p w14:paraId="5790C1DF" w14:textId="77777777" w:rsidR="00510916" w:rsidRPr="00080F7E" w:rsidRDefault="00510916" w:rsidP="00510916">
            <w:pPr>
              <w:jc w:val="both"/>
              <w:rPr>
                <w:lang w:val="en-US"/>
              </w:rPr>
            </w:pPr>
            <w:r w:rsidRPr="00080F7E">
              <w:rPr>
                <w:lang w:val="en-US"/>
              </w:rPr>
              <w:t>delete.sex</w:t>
            </w:r>
          </w:p>
        </w:tc>
        <w:tc>
          <w:tcPr>
            <w:tcW w:w="2872" w:type="dxa"/>
          </w:tcPr>
          <w:p w14:paraId="676A7EEC" w14:textId="77777777" w:rsidR="00510916" w:rsidRDefault="00510916" w:rsidP="00510916">
            <w:pPr>
              <w:jc w:val="both"/>
              <w:rPr>
                <w:lang w:val="en-US"/>
              </w:rPr>
            </w:pPr>
            <w:r>
              <w:rPr>
                <w:lang w:val="en-US"/>
              </w:rPr>
              <w:t>c(1,2)</w:t>
            </w:r>
          </w:p>
        </w:tc>
        <w:tc>
          <w:tcPr>
            <w:tcW w:w="2689" w:type="dxa"/>
          </w:tcPr>
          <w:p w14:paraId="7B9407AF" w14:textId="77777777" w:rsidR="00510916" w:rsidRDefault="00510916" w:rsidP="00510916">
            <w:pPr>
              <w:jc w:val="both"/>
              <w:rPr>
                <w:noProof/>
                <w:lang w:val="en-US" w:eastAsia="de-DE"/>
              </w:rPr>
            </w:pPr>
            <w:r>
              <w:rPr>
                <w:noProof/>
                <w:lang w:eastAsia="de-DE"/>
              </w:rPr>
              <w:t>1 (male), 2 (female)</w:t>
            </w:r>
          </w:p>
        </w:tc>
      </w:tr>
      <w:tr w:rsidR="00510916" w:rsidRPr="0005434E" w14:paraId="3FFFAC8F" w14:textId="77777777" w:rsidTr="004150D9">
        <w:tc>
          <w:tcPr>
            <w:tcW w:w="3501" w:type="dxa"/>
          </w:tcPr>
          <w:p w14:paraId="560B039B" w14:textId="77777777" w:rsidR="00510916" w:rsidRPr="00080F7E" w:rsidRDefault="00510916" w:rsidP="00510916">
            <w:pPr>
              <w:jc w:val="both"/>
              <w:rPr>
                <w:lang w:val="en-US"/>
              </w:rPr>
            </w:pPr>
            <w:r w:rsidRPr="00080F7E">
              <w:rPr>
                <w:lang w:val="en-US"/>
              </w:rPr>
              <w:t>delete.same.origin</w:t>
            </w:r>
          </w:p>
        </w:tc>
        <w:tc>
          <w:tcPr>
            <w:tcW w:w="2872" w:type="dxa"/>
          </w:tcPr>
          <w:p w14:paraId="7F9632C9" w14:textId="77777777" w:rsidR="00510916" w:rsidRDefault="00510916" w:rsidP="00510916">
            <w:pPr>
              <w:jc w:val="both"/>
              <w:rPr>
                <w:lang w:val="en-US"/>
              </w:rPr>
            </w:pPr>
            <w:r>
              <w:rPr>
                <w:lang w:val="en-US"/>
              </w:rPr>
              <w:t>FALSE</w:t>
            </w:r>
          </w:p>
        </w:tc>
        <w:tc>
          <w:tcPr>
            <w:tcW w:w="2689" w:type="dxa"/>
          </w:tcPr>
          <w:p w14:paraId="40275549" w14:textId="77777777" w:rsidR="00510916" w:rsidRDefault="00510916" w:rsidP="00510916">
            <w:pPr>
              <w:jc w:val="both"/>
              <w:rPr>
                <w:noProof/>
                <w:lang w:val="en-US" w:eastAsia="de-DE"/>
              </w:rPr>
            </w:pPr>
            <w:r>
              <w:rPr>
                <w:noProof/>
                <w:lang w:eastAsia="de-DE"/>
              </w:rPr>
              <w:t>TRUE</w:t>
            </w:r>
          </w:p>
        </w:tc>
      </w:tr>
      <w:tr w:rsidR="00510916" w:rsidRPr="0005434E" w14:paraId="618EAEB6" w14:textId="77777777" w:rsidTr="004150D9">
        <w:tc>
          <w:tcPr>
            <w:tcW w:w="3501" w:type="dxa"/>
          </w:tcPr>
          <w:p w14:paraId="4E8BB806" w14:textId="77777777" w:rsidR="00510916" w:rsidRPr="00080F7E" w:rsidRDefault="00510916" w:rsidP="00510916">
            <w:pPr>
              <w:jc w:val="both"/>
              <w:rPr>
                <w:lang w:val="en-US"/>
              </w:rPr>
            </w:pPr>
            <w:r w:rsidRPr="00080F7E">
              <w:rPr>
                <w:lang w:val="en-US"/>
              </w:rPr>
              <w:t>save.recombination.history</w:t>
            </w:r>
          </w:p>
        </w:tc>
        <w:tc>
          <w:tcPr>
            <w:tcW w:w="2872" w:type="dxa"/>
          </w:tcPr>
          <w:p w14:paraId="611FA25B" w14:textId="77777777" w:rsidR="00510916" w:rsidRDefault="00510916" w:rsidP="00510916">
            <w:pPr>
              <w:jc w:val="both"/>
              <w:rPr>
                <w:lang w:val="en-US"/>
              </w:rPr>
            </w:pPr>
            <w:r>
              <w:rPr>
                <w:lang w:val="en-US"/>
              </w:rPr>
              <w:t>FALSE</w:t>
            </w:r>
          </w:p>
        </w:tc>
        <w:tc>
          <w:tcPr>
            <w:tcW w:w="2689" w:type="dxa"/>
          </w:tcPr>
          <w:p w14:paraId="15A477A5" w14:textId="77777777" w:rsidR="00510916" w:rsidRDefault="00510916" w:rsidP="00510916">
            <w:pPr>
              <w:jc w:val="both"/>
              <w:rPr>
                <w:noProof/>
                <w:lang w:val="en-US" w:eastAsia="de-DE"/>
              </w:rPr>
            </w:pPr>
            <w:r>
              <w:rPr>
                <w:noProof/>
                <w:lang w:val="en-US" w:eastAsia="de-DE"/>
              </w:rPr>
              <w:t>TRUE</w:t>
            </w:r>
          </w:p>
        </w:tc>
      </w:tr>
      <w:tr w:rsidR="00510916" w:rsidRPr="0005434E" w14:paraId="2335860D" w14:textId="77777777" w:rsidTr="004150D9">
        <w:tc>
          <w:tcPr>
            <w:tcW w:w="3501" w:type="dxa"/>
          </w:tcPr>
          <w:p w14:paraId="39D157AE" w14:textId="77777777" w:rsidR="00510916" w:rsidRPr="00080F7E" w:rsidRDefault="00510916" w:rsidP="00510916">
            <w:pPr>
              <w:jc w:val="both"/>
              <w:rPr>
                <w:lang w:val="en-US"/>
              </w:rPr>
            </w:pPr>
            <w:r w:rsidRPr="00080F7E">
              <w:rPr>
                <w:lang w:val="en-US"/>
              </w:rPr>
              <w:t>store.sparse</w:t>
            </w:r>
          </w:p>
        </w:tc>
        <w:tc>
          <w:tcPr>
            <w:tcW w:w="2872" w:type="dxa"/>
          </w:tcPr>
          <w:p w14:paraId="2F1D86B4" w14:textId="77777777" w:rsidR="00510916" w:rsidRDefault="00510916" w:rsidP="00510916">
            <w:pPr>
              <w:jc w:val="both"/>
              <w:rPr>
                <w:lang w:val="en-US"/>
              </w:rPr>
            </w:pPr>
            <w:r>
              <w:rPr>
                <w:lang w:val="en-US"/>
              </w:rPr>
              <w:t>FALSE</w:t>
            </w:r>
          </w:p>
        </w:tc>
        <w:tc>
          <w:tcPr>
            <w:tcW w:w="2689" w:type="dxa"/>
          </w:tcPr>
          <w:p w14:paraId="1AC56EBA" w14:textId="77777777" w:rsidR="00510916" w:rsidRDefault="00510916" w:rsidP="00510916">
            <w:pPr>
              <w:jc w:val="both"/>
              <w:rPr>
                <w:noProof/>
                <w:lang w:val="en-US" w:eastAsia="de-DE"/>
              </w:rPr>
            </w:pPr>
            <w:r>
              <w:rPr>
                <w:noProof/>
                <w:lang w:val="en-US" w:eastAsia="de-DE"/>
              </w:rPr>
              <w:t>TRUE</w:t>
            </w:r>
          </w:p>
        </w:tc>
      </w:tr>
      <w:tr w:rsidR="00510916" w:rsidRPr="0005434E" w14:paraId="278B5EBD" w14:textId="77777777" w:rsidTr="004150D9">
        <w:tc>
          <w:tcPr>
            <w:tcW w:w="3501" w:type="dxa"/>
          </w:tcPr>
          <w:p w14:paraId="57646834" w14:textId="77777777" w:rsidR="00510916" w:rsidRPr="00080F7E" w:rsidRDefault="00510916" w:rsidP="00510916">
            <w:pPr>
              <w:jc w:val="both"/>
              <w:rPr>
                <w:lang w:val="en-US"/>
              </w:rPr>
            </w:pPr>
            <w:r w:rsidRPr="00080F7E">
              <w:rPr>
                <w:lang w:val="en-US"/>
              </w:rPr>
              <w:t>storage.save</w:t>
            </w:r>
          </w:p>
        </w:tc>
        <w:tc>
          <w:tcPr>
            <w:tcW w:w="2872" w:type="dxa"/>
          </w:tcPr>
          <w:p w14:paraId="41FE77AB" w14:textId="77777777" w:rsidR="00510916" w:rsidRDefault="00510916" w:rsidP="00510916">
            <w:pPr>
              <w:jc w:val="both"/>
              <w:rPr>
                <w:lang w:val="en-US"/>
              </w:rPr>
            </w:pPr>
            <w:r>
              <w:rPr>
                <w:lang w:val="en-US"/>
              </w:rPr>
              <w:t>1.5</w:t>
            </w:r>
          </w:p>
        </w:tc>
        <w:tc>
          <w:tcPr>
            <w:tcW w:w="2689" w:type="dxa"/>
          </w:tcPr>
          <w:p w14:paraId="5A41C0B9" w14:textId="77777777" w:rsidR="00510916" w:rsidRDefault="00510916" w:rsidP="00510916">
            <w:pPr>
              <w:jc w:val="both"/>
              <w:rPr>
                <w:noProof/>
                <w:lang w:val="en-US" w:eastAsia="de-DE"/>
              </w:rPr>
            </w:pPr>
            <w:r>
              <w:rPr>
                <w:noProof/>
                <w:lang w:val="en-US" w:eastAsia="de-DE"/>
              </w:rPr>
              <w:t>Numeric value large 1</w:t>
            </w:r>
          </w:p>
        </w:tc>
      </w:tr>
      <w:tr w:rsidR="00510916" w:rsidRPr="00947701" w14:paraId="2365243E" w14:textId="77777777" w:rsidTr="00AE0EE6">
        <w:tc>
          <w:tcPr>
            <w:tcW w:w="9062" w:type="dxa"/>
            <w:gridSpan w:val="3"/>
          </w:tcPr>
          <w:p w14:paraId="28BE30DC" w14:textId="77777777" w:rsidR="00510916" w:rsidRPr="006E2DED" w:rsidRDefault="00510916" w:rsidP="00510916">
            <w:pPr>
              <w:jc w:val="both"/>
              <w:rPr>
                <w:b/>
                <w:bCs/>
                <w:i/>
                <w:iCs/>
                <w:noProof/>
                <w:u w:val="single"/>
                <w:lang w:val="en-US" w:eastAsia="de-DE"/>
              </w:rPr>
            </w:pPr>
            <w:r>
              <w:rPr>
                <w:b/>
                <w:bCs/>
                <w:i/>
                <w:iCs/>
                <w:noProof/>
                <w:u w:val="single"/>
                <w:lang w:val="en-US" w:eastAsia="de-DE"/>
              </w:rPr>
              <w:t>Tracking/Reporting of breeding actions &amp; computing time</w:t>
            </w:r>
          </w:p>
        </w:tc>
      </w:tr>
      <w:tr w:rsidR="00510916" w:rsidRPr="0005434E" w14:paraId="71CBDC61" w14:textId="77777777" w:rsidTr="004150D9">
        <w:tc>
          <w:tcPr>
            <w:tcW w:w="3501" w:type="dxa"/>
          </w:tcPr>
          <w:p w14:paraId="7A2C1A76" w14:textId="77777777" w:rsidR="00510916" w:rsidRPr="00080F7E" w:rsidRDefault="00510916" w:rsidP="00510916">
            <w:pPr>
              <w:jc w:val="both"/>
              <w:rPr>
                <w:lang w:val="en-US"/>
              </w:rPr>
            </w:pPr>
            <w:r w:rsidRPr="00080F7E">
              <w:rPr>
                <w:lang w:val="en-US"/>
              </w:rPr>
              <w:t>verbose</w:t>
            </w:r>
          </w:p>
        </w:tc>
        <w:tc>
          <w:tcPr>
            <w:tcW w:w="2872" w:type="dxa"/>
          </w:tcPr>
          <w:p w14:paraId="09002D10" w14:textId="77777777" w:rsidR="00510916" w:rsidRDefault="00510916" w:rsidP="00510916">
            <w:pPr>
              <w:jc w:val="both"/>
              <w:rPr>
                <w:lang w:val="en-US"/>
              </w:rPr>
            </w:pPr>
            <w:r>
              <w:rPr>
                <w:lang w:val="en-US"/>
              </w:rPr>
              <w:t>TRUE</w:t>
            </w:r>
          </w:p>
        </w:tc>
        <w:tc>
          <w:tcPr>
            <w:tcW w:w="2689" w:type="dxa"/>
          </w:tcPr>
          <w:p w14:paraId="66CD6C97" w14:textId="77777777" w:rsidR="00510916" w:rsidRDefault="00510916" w:rsidP="00510916">
            <w:pPr>
              <w:jc w:val="both"/>
              <w:rPr>
                <w:noProof/>
                <w:lang w:val="en-US" w:eastAsia="de-DE"/>
              </w:rPr>
            </w:pPr>
            <w:r>
              <w:rPr>
                <w:noProof/>
                <w:lang w:val="en-US" w:eastAsia="de-DE"/>
              </w:rPr>
              <w:t>FALSE</w:t>
            </w:r>
          </w:p>
        </w:tc>
      </w:tr>
      <w:tr w:rsidR="00510916" w:rsidRPr="0005434E" w14:paraId="51B3A883" w14:textId="77777777" w:rsidTr="004150D9">
        <w:tc>
          <w:tcPr>
            <w:tcW w:w="3501" w:type="dxa"/>
          </w:tcPr>
          <w:p w14:paraId="34D27B49" w14:textId="77777777" w:rsidR="00510916" w:rsidRPr="00080F7E" w:rsidRDefault="00510916" w:rsidP="00510916">
            <w:pPr>
              <w:jc w:val="both"/>
              <w:rPr>
                <w:lang w:val="en-US"/>
              </w:rPr>
            </w:pPr>
            <w:r w:rsidRPr="00080F7E">
              <w:rPr>
                <w:lang w:val="en-US"/>
              </w:rPr>
              <w:t>report.accuracy</w:t>
            </w:r>
          </w:p>
        </w:tc>
        <w:tc>
          <w:tcPr>
            <w:tcW w:w="2872" w:type="dxa"/>
          </w:tcPr>
          <w:p w14:paraId="09D077B7" w14:textId="77777777" w:rsidR="00510916" w:rsidRDefault="00510916" w:rsidP="00510916">
            <w:pPr>
              <w:jc w:val="both"/>
              <w:rPr>
                <w:lang w:val="en-US"/>
              </w:rPr>
            </w:pPr>
            <w:r>
              <w:rPr>
                <w:lang w:val="en-US"/>
              </w:rPr>
              <w:t>TRUE</w:t>
            </w:r>
          </w:p>
        </w:tc>
        <w:tc>
          <w:tcPr>
            <w:tcW w:w="2689" w:type="dxa"/>
          </w:tcPr>
          <w:p w14:paraId="1D8D52F1" w14:textId="77777777" w:rsidR="00510916" w:rsidRDefault="00510916" w:rsidP="00510916">
            <w:pPr>
              <w:jc w:val="both"/>
              <w:rPr>
                <w:noProof/>
                <w:lang w:val="en-US" w:eastAsia="de-DE"/>
              </w:rPr>
            </w:pPr>
            <w:r>
              <w:rPr>
                <w:noProof/>
                <w:lang w:eastAsia="de-DE"/>
              </w:rPr>
              <w:t>FALSE</w:t>
            </w:r>
          </w:p>
        </w:tc>
      </w:tr>
      <w:tr w:rsidR="00510916" w:rsidRPr="0005434E" w14:paraId="4CCFFEC7" w14:textId="77777777" w:rsidTr="004150D9">
        <w:tc>
          <w:tcPr>
            <w:tcW w:w="3501" w:type="dxa"/>
          </w:tcPr>
          <w:p w14:paraId="745495EF" w14:textId="77777777" w:rsidR="00510916" w:rsidRPr="00080F7E" w:rsidRDefault="00510916" w:rsidP="00510916">
            <w:pPr>
              <w:jc w:val="both"/>
              <w:rPr>
                <w:lang w:val="en-US"/>
              </w:rPr>
            </w:pPr>
            <w:r w:rsidRPr="00080F7E">
              <w:rPr>
                <w:lang w:val="en-US"/>
              </w:rPr>
              <w:t>store.breeding.totals</w:t>
            </w:r>
          </w:p>
        </w:tc>
        <w:tc>
          <w:tcPr>
            <w:tcW w:w="2872" w:type="dxa"/>
          </w:tcPr>
          <w:p w14:paraId="6C08E4B0" w14:textId="77777777" w:rsidR="00510916" w:rsidRDefault="00510916" w:rsidP="00510916">
            <w:pPr>
              <w:jc w:val="both"/>
              <w:rPr>
                <w:lang w:val="en-US"/>
              </w:rPr>
            </w:pPr>
            <w:r>
              <w:rPr>
                <w:lang w:val="en-US"/>
              </w:rPr>
              <w:t>FALSE</w:t>
            </w:r>
          </w:p>
        </w:tc>
        <w:tc>
          <w:tcPr>
            <w:tcW w:w="2689" w:type="dxa"/>
          </w:tcPr>
          <w:p w14:paraId="2C3A1F50" w14:textId="77777777" w:rsidR="00510916" w:rsidRDefault="00510916" w:rsidP="00510916">
            <w:pPr>
              <w:jc w:val="both"/>
              <w:rPr>
                <w:noProof/>
                <w:lang w:val="en-US" w:eastAsia="de-DE"/>
              </w:rPr>
            </w:pPr>
            <w:r>
              <w:rPr>
                <w:noProof/>
                <w:lang w:val="en-US" w:eastAsia="de-DE"/>
              </w:rPr>
              <w:t>TRUE</w:t>
            </w:r>
          </w:p>
        </w:tc>
      </w:tr>
      <w:tr w:rsidR="00510916" w:rsidRPr="0005434E" w14:paraId="0994D9B7" w14:textId="77777777" w:rsidTr="004150D9">
        <w:tc>
          <w:tcPr>
            <w:tcW w:w="3501" w:type="dxa"/>
          </w:tcPr>
          <w:p w14:paraId="626DF367" w14:textId="77777777" w:rsidR="00510916" w:rsidRPr="00080F7E" w:rsidRDefault="00510916" w:rsidP="00510916">
            <w:pPr>
              <w:jc w:val="both"/>
              <w:rPr>
                <w:lang w:val="en-US"/>
              </w:rPr>
            </w:pPr>
            <w:r w:rsidRPr="00080F7E">
              <w:rPr>
                <w:lang w:val="en-US"/>
              </w:rPr>
              <w:t>store.bve.data</w:t>
            </w:r>
          </w:p>
        </w:tc>
        <w:tc>
          <w:tcPr>
            <w:tcW w:w="2872" w:type="dxa"/>
          </w:tcPr>
          <w:p w14:paraId="2F1FB1D4" w14:textId="77777777" w:rsidR="00510916" w:rsidRDefault="00510916" w:rsidP="00510916">
            <w:pPr>
              <w:jc w:val="both"/>
              <w:rPr>
                <w:lang w:val="en-US"/>
              </w:rPr>
            </w:pPr>
            <w:r>
              <w:rPr>
                <w:lang w:val="en-US"/>
              </w:rPr>
              <w:t>FALSE</w:t>
            </w:r>
          </w:p>
        </w:tc>
        <w:tc>
          <w:tcPr>
            <w:tcW w:w="2689" w:type="dxa"/>
          </w:tcPr>
          <w:p w14:paraId="6DF5CBB5" w14:textId="77777777" w:rsidR="00510916" w:rsidRDefault="00510916" w:rsidP="00510916">
            <w:pPr>
              <w:jc w:val="both"/>
              <w:rPr>
                <w:noProof/>
                <w:lang w:val="en-US" w:eastAsia="de-DE"/>
              </w:rPr>
            </w:pPr>
            <w:r>
              <w:rPr>
                <w:noProof/>
                <w:lang w:val="en-US" w:eastAsia="de-DE"/>
              </w:rPr>
              <w:t>TRUE</w:t>
            </w:r>
          </w:p>
        </w:tc>
      </w:tr>
      <w:tr w:rsidR="00510916" w:rsidRPr="0005434E" w14:paraId="5D045417" w14:textId="77777777" w:rsidTr="004150D9">
        <w:tc>
          <w:tcPr>
            <w:tcW w:w="3501" w:type="dxa"/>
          </w:tcPr>
          <w:p w14:paraId="2E70F7CE" w14:textId="77777777" w:rsidR="00510916" w:rsidRPr="00080F7E" w:rsidRDefault="00510916" w:rsidP="00510916">
            <w:pPr>
              <w:jc w:val="both"/>
              <w:rPr>
                <w:lang w:val="en-US"/>
              </w:rPr>
            </w:pPr>
            <w:r w:rsidRPr="00080F7E">
              <w:rPr>
                <w:lang w:val="en-US"/>
              </w:rPr>
              <w:t>store.comp.times</w:t>
            </w:r>
          </w:p>
        </w:tc>
        <w:tc>
          <w:tcPr>
            <w:tcW w:w="2872" w:type="dxa"/>
          </w:tcPr>
          <w:p w14:paraId="3EDF67C3" w14:textId="77777777" w:rsidR="00510916" w:rsidRDefault="00510916" w:rsidP="00510916">
            <w:pPr>
              <w:jc w:val="both"/>
              <w:rPr>
                <w:lang w:val="en-US"/>
              </w:rPr>
            </w:pPr>
            <w:r>
              <w:rPr>
                <w:lang w:val="en-US"/>
              </w:rPr>
              <w:t>TRUE</w:t>
            </w:r>
          </w:p>
        </w:tc>
        <w:tc>
          <w:tcPr>
            <w:tcW w:w="2689" w:type="dxa"/>
          </w:tcPr>
          <w:p w14:paraId="1B9C7A16" w14:textId="77777777" w:rsidR="00510916" w:rsidRDefault="00510916" w:rsidP="00510916">
            <w:pPr>
              <w:jc w:val="both"/>
              <w:rPr>
                <w:noProof/>
                <w:lang w:val="en-US" w:eastAsia="de-DE"/>
              </w:rPr>
            </w:pPr>
            <w:r>
              <w:rPr>
                <w:noProof/>
                <w:lang w:eastAsia="de-DE"/>
              </w:rPr>
              <w:t>FALSE</w:t>
            </w:r>
          </w:p>
        </w:tc>
      </w:tr>
      <w:tr w:rsidR="00510916" w:rsidRPr="0005434E" w14:paraId="609F8B94" w14:textId="77777777" w:rsidTr="004150D9">
        <w:tc>
          <w:tcPr>
            <w:tcW w:w="3501" w:type="dxa"/>
          </w:tcPr>
          <w:p w14:paraId="0A1AD5BE" w14:textId="77777777" w:rsidR="00510916" w:rsidRPr="00080F7E" w:rsidRDefault="00510916" w:rsidP="00510916">
            <w:pPr>
              <w:jc w:val="both"/>
              <w:rPr>
                <w:lang w:val="en-US"/>
              </w:rPr>
            </w:pPr>
            <w:r w:rsidRPr="00080F7E">
              <w:rPr>
                <w:lang w:val="en-US"/>
              </w:rPr>
              <w:t>store.comp.times.bve</w:t>
            </w:r>
          </w:p>
        </w:tc>
        <w:tc>
          <w:tcPr>
            <w:tcW w:w="2872" w:type="dxa"/>
          </w:tcPr>
          <w:p w14:paraId="42869644" w14:textId="77777777" w:rsidR="00510916" w:rsidRDefault="00510916" w:rsidP="00510916">
            <w:pPr>
              <w:jc w:val="both"/>
              <w:rPr>
                <w:lang w:val="en-US"/>
              </w:rPr>
            </w:pPr>
            <w:r>
              <w:rPr>
                <w:lang w:val="en-US"/>
              </w:rPr>
              <w:t>TRUE</w:t>
            </w:r>
          </w:p>
        </w:tc>
        <w:tc>
          <w:tcPr>
            <w:tcW w:w="2689" w:type="dxa"/>
          </w:tcPr>
          <w:p w14:paraId="403F8A0B" w14:textId="77777777" w:rsidR="00510916" w:rsidRDefault="00510916" w:rsidP="00510916">
            <w:pPr>
              <w:jc w:val="both"/>
              <w:rPr>
                <w:noProof/>
                <w:lang w:val="en-US" w:eastAsia="de-DE"/>
              </w:rPr>
            </w:pPr>
            <w:r>
              <w:rPr>
                <w:noProof/>
                <w:lang w:eastAsia="de-DE"/>
              </w:rPr>
              <w:t>FALSE</w:t>
            </w:r>
          </w:p>
        </w:tc>
      </w:tr>
      <w:tr w:rsidR="00510916" w:rsidRPr="0005434E" w14:paraId="41EAABD1" w14:textId="77777777" w:rsidTr="004150D9">
        <w:tc>
          <w:tcPr>
            <w:tcW w:w="3501" w:type="dxa"/>
          </w:tcPr>
          <w:p w14:paraId="63BAA6D2" w14:textId="77777777" w:rsidR="00510916" w:rsidRPr="00080F7E" w:rsidRDefault="00510916" w:rsidP="00510916">
            <w:pPr>
              <w:jc w:val="both"/>
              <w:rPr>
                <w:lang w:val="en-US"/>
              </w:rPr>
            </w:pPr>
            <w:r w:rsidRPr="00080F7E">
              <w:rPr>
                <w:lang w:val="en-US"/>
              </w:rPr>
              <w:t>store.comp.times.generation</w:t>
            </w:r>
          </w:p>
        </w:tc>
        <w:tc>
          <w:tcPr>
            <w:tcW w:w="2872" w:type="dxa"/>
          </w:tcPr>
          <w:p w14:paraId="0A9EC260" w14:textId="77777777" w:rsidR="00510916" w:rsidRDefault="00510916" w:rsidP="00510916">
            <w:pPr>
              <w:jc w:val="both"/>
              <w:rPr>
                <w:lang w:val="en-US"/>
              </w:rPr>
            </w:pPr>
            <w:r>
              <w:rPr>
                <w:lang w:val="en-US"/>
              </w:rPr>
              <w:t>TRUE</w:t>
            </w:r>
          </w:p>
        </w:tc>
        <w:tc>
          <w:tcPr>
            <w:tcW w:w="2689" w:type="dxa"/>
          </w:tcPr>
          <w:p w14:paraId="07938890" w14:textId="77777777" w:rsidR="00510916" w:rsidRDefault="00510916" w:rsidP="00510916">
            <w:pPr>
              <w:jc w:val="both"/>
              <w:rPr>
                <w:noProof/>
                <w:lang w:val="en-US" w:eastAsia="de-DE"/>
              </w:rPr>
            </w:pPr>
            <w:r>
              <w:rPr>
                <w:noProof/>
                <w:lang w:val="en-US" w:eastAsia="de-DE"/>
              </w:rPr>
              <w:t>FALSE</w:t>
            </w:r>
          </w:p>
        </w:tc>
      </w:tr>
      <w:tr w:rsidR="00510916" w:rsidRPr="0005434E" w14:paraId="4C9B820E" w14:textId="77777777" w:rsidTr="004150D9">
        <w:tc>
          <w:tcPr>
            <w:tcW w:w="3501" w:type="dxa"/>
          </w:tcPr>
          <w:p w14:paraId="62CE50E8" w14:textId="77777777" w:rsidR="00510916" w:rsidRPr="00111714" w:rsidRDefault="00510916" w:rsidP="00510916">
            <w:pPr>
              <w:jc w:val="both"/>
              <w:rPr>
                <w:b/>
                <w:bCs/>
                <w:lang w:val="en-US"/>
              </w:rPr>
            </w:pPr>
            <w:r>
              <w:rPr>
                <w:lang w:val="en-US"/>
              </w:rPr>
              <w:t>store.effect.freq</w:t>
            </w:r>
          </w:p>
        </w:tc>
        <w:tc>
          <w:tcPr>
            <w:tcW w:w="2872" w:type="dxa"/>
          </w:tcPr>
          <w:p w14:paraId="2002C846" w14:textId="77777777" w:rsidR="00510916" w:rsidRDefault="00510916" w:rsidP="00510916">
            <w:pPr>
              <w:jc w:val="both"/>
              <w:rPr>
                <w:lang w:val="en-US"/>
              </w:rPr>
            </w:pPr>
            <w:r>
              <w:rPr>
                <w:lang w:val="en-US"/>
              </w:rPr>
              <w:t>TRUE</w:t>
            </w:r>
          </w:p>
        </w:tc>
        <w:tc>
          <w:tcPr>
            <w:tcW w:w="2689" w:type="dxa"/>
          </w:tcPr>
          <w:p w14:paraId="25C9DFCD" w14:textId="77777777" w:rsidR="00510916" w:rsidRDefault="00510916" w:rsidP="00510916">
            <w:pPr>
              <w:jc w:val="both"/>
              <w:rPr>
                <w:noProof/>
                <w:lang w:val="en-US" w:eastAsia="de-DE"/>
              </w:rPr>
            </w:pPr>
            <w:r>
              <w:rPr>
                <w:noProof/>
                <w:lang w:eastAsia="de-DE"/>
              </w:rPr>
              <w:t>FALSE</w:t>
            </w:r>
          </w:p>
        </w:tc>
      </w:tr>
      <w:tr w:rsidR="00510916" w:rsidRPr="0005434E" w14:paraId="6EF42F2D" w14:textId="77777777" w:rsidTr="004150D9">
        <w:tc>
          <w:tcPr>
            <w:tcW w:w="3501" w:type="dxa"/>
          </w:tcPr>
          <w:p w14:paraId="04D930FA" w14:textId="77777777" w:rsidR="00510916" w:rsidRDefault="00510916" w:rsidP="00510916">
            <w:pPr>
              <w:jc w:val="both"/>
              <w:rPr>
                <w:lang w:val="en-US"/>
              </w:rPr>
            </w:pPr>
            <w:r>
              <w:rPr>
                <w:lang w:val="en-US"/>
              </w:rPr>
              <w:t>Rprof</w:t>
            </w:r>
          </w:p>
        </w:tc>
        <w:tc>
          <w:tcPr>
            <w:tcW w:w="2872" w:type="dxa"/>
          </w:tcPr>
          <w:p w14:paraId="1B388ACA" w14:textId="77777777" w:rsidR="00510916" w:rsidRDefault="00510916" w:rsidP="00510916">
            <w:pPr>
              <w:jc w:val="both"/>
              <w:rPr>
                <w:lang w:val="en-US"/>
              </w:rPr>
            </w:pPr>
            <w:r>
              <w:rPr>
                <w:lang w:val="en-US"/>
              </w:rPr>
              <w:t>FALSE</w:t>
            </w:r>
          </w:p>
        </w:tc>
        <w:tc>
          <w:tcPr>
            <w:tcW w:w="2689" w:type="dxa"/>
          </w:tcPr>
          <w:p w14:paraId="6331220D" w14:textId="77777777" w:rsidR="00510916" w:rsidRDefault="00510916" w:rsidP="00510916">
            <w:pPr>
              <w:jc w:val="both"/>
              <w:rPr>
                <w:noProof/>
                <w:lang w:val="en-US" w:eastAsia="de-DE"/>
              </w:rPr>
            </w:pPr>
            <w:r>
              <w:rPr>
                <w:noProof/>
                <w:lang w:eastAsia="de-DE"/>
              </w:rPr>
              <w:t>TRUE</w:t>
            </w:r>
          </w:p>
        </w:tc>
      </w:tr>
      <w:tr w:rsidR="00510916" w:rsidRPr="0005434E" w14:paraId="73B2E395" w14:textId="77777777" w:rsidTr="004150D9">
        <w:tc>
          <w:tcPr>
            <w:tcW w:w="3501" w:type="dxa"/>
          </w:tcPr>
          <w:p w14:paraId="28C2C51D" w14:textId="77777777" w:rsidR="00510916" w:rsidRDefault="00510916" w:rsidP="00510916">
            <w:pPr>
              <w:jc w:val="both"/>
              <w:rPr>
                <w:lang w:val="en-US"/>
              </w:rPr>
            </w:pPr>
            <w:r>
              <w:rPr>
                <w:lang w:val="en-US"/>
              </w:rPr>
              <w:lastRenderedPageBreak/>
              <w:t>randomSeed</w:t>
            </w:r>
          </w:p>
        </w:tc>
        <w:tc>
          <w:tcPr>
            <w:tcW w:w="2872" w:type="dxa"/>
          </w:tcPr>
          <w:p w14:paraId="5310B570" w14:textId="77777777" w:rsidR="00510916" w:rsidRDefault="00510916" w:rsidP="00510916">
            <w:pPr>
              <w:jc w:val="both"/>
              <w:rPr>
                <w:lang w:val="en-US"/>
              </w:rPr>
            </w:pPr>
            <w:r>
              <w:rPr>
                <w:lang w:val="en-US"/>
              </w:rPr>
              <w:t>NULL</w:t>
            </w:r>
          </w:p>
        </w:tc>
        <w:tc>
          <w:tcPr>
            <w:tcW w:w="2689" w:type="dxa"/>
          </w:tcPr>
          <w:p w14:paraId="430D639A" w14:textId="77777777" w:rsidR="00510916" w:rsidRDefault="00510916" w:rsidP="00510916">
            <w:pPr>
              <w:jc w:val="both"/>
              <w:rPr>
                <w:noProof/>
                <w:lang w:val="en-US" w:eastAsia="de-DE"/>
              </w:rPr>
            </w:pPr>
            <w:r>
              <w:rPr>
                <w:noProof/>
                <w:lang w:eastAsia="de-DE"/>
              </w:rPr>
              <w:t>natural number</w:t>
            </w:r>
          </w:p>
        </w:tc>
      </w:tr>
      <w:tr w:rsidR="00510916" w:rsidRPr="0005434E" w14:paraId="578D53D2" w14:textId="77777777" w:rsidTr="004150D9">
        <w:tc>
          <w:tcPr>
            <w:tcW w:w="3501" w:type="dxa"/>
          </w:tcPr>
          <w:p w14:paraId="30D1C6C3" w14:textId="77777777" w:rsidR="00510916" w:rsidRDefault="00510916" w:rsidP="00510916">
            <w:pPr>
              <w:jc w:val="both"/>
              <w:rPr>
                <w:lang w:val="en-US"/>
              </w:rPr>
            </w:pPr>
            <w:r>
              <w:rPr>
                <w:lang w:val="en-US"/>
              </w:rPr>
              <w:t>display.progress</w:t>
            </w:r>
          </w:p>
        </w:tc>
        <w:tc>
          <w:tcPr>
            <w:tcW w:w="2872" w:type="dxa"/>
          </w:tcPr>
          <w:p w14:paraId="7AC2F596" w14:textId="77777777" w:rsidR="00510916" w:rsidRDefault="00510916" w:rsidP="00510916">
            <w:pPr>
              <w:jc w:val="both"/>
              <w:rPr>
                <w:lang w:val="en-US"/>
              </w:rPr>
            </w:pPr>
            <w:r>
              <w:rPr>
                <w:lang w:val="en-US"/>
              </w:rPr>
              <w:t>TRUE</w:t>
            </w:r>
          </w:p>
        </w:tc>
        <w:tc>
          <w:tcPr>
            <w:tcW w:w="2689" w:type="dxa"/>
          </w:tcPr>
          <w:p w14:paraId="24547806" w14:textId="77777777" w:rsidR="00510916" w:rsidRDefault="00510916" w:rsidP="00510916">
            <w:pPr>
              <w:jc w:val="both"/>
              <w:rPr>
                <w:noProof/>
                <w:lang w:val="en-US" w:eastAsia="de-DE"/>
              </w:rPr>
            </w:pPr>
            <w:r>
              <w:rPr>
                <w:noProof/>
                <w:lang w:val="en-US" w:eastAsia="de-DE"/>
              </w:rPr>
              <w:t>FALSE</w:t>
            </w:r>
          </w:p>
        </w:tc>
      </w:tr>
      <w:tr w:rsidR="00510916" w:rsidRPr="00947701" w14:paraId="0114111F" w14:textId="77777777" w:rsidTr="004150D9">
        <w:tc>
          <w:tcPr>
            <w:tcW w:w="3501" w:type="dxa"/>
          </w:tcPr>
          <w:p w14:paraId="63D590BB" w14:textId="77777777" w:rsidR="00510916" w:rsidRDefault="00510916" w:rsidP="00510916">
            <w:pPr>
              <w:jc w:val="both"/>
              <w:rPr>
                <w:lang w:val="en-US"/>
              </w:rPr>
            </w:pPr>
            <w:r>
              <w:rPr>
                <w:lang w:val="en-US"/>
              </w:rPr>
              <w:t>time.point</w:t>
            </w:r>
          </w:p>
        </w:tc>
        <w:tc>
          <w:tcPr>
            <w:tcW w:w="2872" w:type="dxa"/>
          </w:tcPr>
          <w:p w14:paraId="131E2FED" w14:textId="77777777" w:rsidR="00510916" w:rsidRDefault="00510916" w:rsidP="00510916">
            <w:pPr>
              <w:jc w:val="both"/>
              <w:rPr>
                <w:lang w:val="en-US"/>
              </w:rPr>
            </w:pPr>
            <w:r>
              <w:rPr>
                <w:lang w:val="en-US"/>
              </w:rPr>
              <w:t>0</w:t>
            </w:r>
          </w:p>
        </w:tc>
        <w:tc>
          <w:tcPr>
            <w:tcW w:w="2689" w:type="dxa"/>
          </w:tcPr>
          <w:p w14:paraId="08215059" w14:textId="77777777" w:rsidR="00510916" w:rsidRDefault="00510916" w:rsidP="00510916">
            <w:pPr>
              <w:jc w:val="both"/>
              <w:rPr>
                <w:noProof/>
                <w:lang w:val="en-US" w:eastAsia="de-DE"/>
              </w:rPr>
            </w:pPr>
            <w:r>
              <w:rPr>
                <w:noProof/>
                <w:lang w:val="en-US" w:eastAsia="de-DE"/>
              </w:rPr>
              <w:t>Positive numeric value (this will be automatically processed in the web-based-application)</w:t>
            </w:r>
          </w:p>
        </w:tc>
      </w:tr>
      <w:tr w:rsidR="00510916" w:rsidRPr="0005434E" w14:paraId="6BA4184D" w14:textId="77777777" w:rsidTr="004150D9">
        <w:tc>
          <w:tcPr>
            <w:tcW w:w="3501" w:type="dxa"/>
          </w:tcPr>
          <w:p w14:paraId="79E17ADF" w14:textId="77777777" w:rsidR="00510916" w:rsidRDefault="00510916" w:rsidP="00510916">
            <w:pPr>
              <w:jc w:val="both"/>
              <w:rPr>
                <w:lang w:val="en-US"/>
              </w:rPr>
            </w:pPr>
            <w:r>
              <w:rPr>
                <w:lang w:val="en-US"/>
              </w:rPr>
              <w:t>creating.type</w:t>
            </w:r>
          </w:p>
        </w:tc>
        <w:tc>
          <w:tcPr>
            <w:tcW w:w="2872" w:type="dxa"/>
          </w:tcPr>
          <w:p w14:paraId="5A33A816" w14:textId="77777777" w:rsidR="00510916" w:rsidRDefault="00510916" w:rsidP="00510916">
            <w:pPr>
              <w:jc w:val="both"/>
              <w:rPr>
                <w:lang w:val="en-US"/>
              </w:rPr>
            </w:pPr>
            <w:r>
              <w:rPr>
                <w:lang w:val="en-US"/>
              </w:rPr>
              <w:t xml:space="preserve">0 </w:t>
            </w:r>
          </w:p>
        </w:tc>
        <w:tc>
          <w:tcPr>
            <w:tcW w:w="2689" w:type="dxa"/>
          </w:tcPr>
          <w:p w14:paraId="0AC428BD" w14:textId="77777777" w:rsidR="00510916" w:rsidRDefault="00510916" w:rsidP="00510916">
            <w:pPr>
              <w:jc w:val="both"/>
              <w:rPr>
                <w:noProof/>
                <w:lang w:val="en-US" w:eastAsia="de-DE"/>
              </w:rPr>
            </w:pPr>
            <w:r>
              <w:rPr>
                <w:noProof/>
                <w:lang w:val="en-US" w:eastAsia="de-DE"/>
              </w:rPr>
              <w:t>This is automatically stored in the web-based-application</w:t>
            </w:r>
          </w:p>
          <w:p w14:paraId="225B9ED9" w14:textId="77777777" w:rsidR="00510916" w:rsidRPr="00A441C3" w:rsidRDefault="00510916" w:rsidP="00510916">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510916" w:rsidRPr="00A441C3" w:rsidRDefault="00510916" w:rsidP="00510916">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510916" w:rsidRPr="00A441C3" w:rsidRDefault="00510916" w:rsidP="00510916">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510916" w:rsidRPr="00A441C3" w:rsidRDefault="00510916" w:rsidP="00510916">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510916" w:rsidRPr="00A441C3" w:rsidRDefault="00510916" w:rsidP="00510916">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510916" w:rsidRPr="00A441C3" w:rsidRDefault="00510916" w:rsidP="00510916">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510916" w:rsidRPr="00A441C3" w:rsidRDefault="00510916" w:rsidP="00510916">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510916" w:rsidRPr="00A441C3" w:rsidRDefault="00510916" w:rsidP="00510916">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510916" w:rsidRDefault="00510916" w:rsidP="00510916">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510916" w:rsidRDefault="00510916" w:rsidP="00510916">
            <w:pPr>
              <w:jc w:val="both"/>
              <w:rPr>
                <w:noProof/>
                <w:lang w:val="en-US" w:eastAsia="de-DE"/>
              </w:rPr>
            </w:pPr>
            <w:r>
              <w:rPr>
                <w:noProof/>
                <w:lang w:val="en-US" w:eastAsia="de-DE"/>
              </w:rPr>
              <w:t># 9 – Split</w:t>
            </w:r>
          </w:p>
        </w:tc>
      </w:tr>
      <w:tr w:rsidR="00510916" w:rsidRPr="0005434E" w14:paraId="267367D7" w14:textId="77777777" w:rsidTr="00AE0EE6">
        <w:tc>
          <w:tcPr>
            <w:tcW w:w="9062" w:type="dxa"/>
            <w:gridSpan w:val="3"/>
          </w:tcPr>
          <w:p w14:paraId="114530F2" w14:textId="77777777" w:rsidR="00510916" w:rsidRDefault="00510916" w:rsidP="00510916">
            <w:pPr>
              <w:jc w:val="both"/>
              <w:rPr>
                <w:noProof/>
                <w:lang w:val="en-US" w:eastAsia="de-DE"/>
              </w:rPr>
            </w:pPr>
            <w:r>
              <w:rPr>
                <w:b/>
                <w:bCs/>
                <w:i/>
                <w:iCs/>
                <w:u w:val="single"/>
                <w:lang w:val="en-US"/>
              </w:rPr>
              <w:t>Import &amp; Export</w:t>
            </w:r>
          </w:p>
        </w:tc>
      </w:tr>
      <w:tr w:rsidR="00510916" w:rsidRPr="0005434E" w14:paraId="1969FF8E" w14:textId="77777777" w:rsidTr="004150D9">
        <w:tc>
          <w:tcPr>
            <w:tcW w:w="3501" w:type="dxa"/>
          </w:tcPr>
          <w:p w14:paraId="3463783A" w14:textId="77777777" w:rsidR="00510916" w:rsidRDefault="00510916" w:rsidP="00510916">
            <w:pPr>
              <w:jc w:val="both"/>
              <w:rPr>
                <w:lang w:val="en-US"/>
              </w:rPr>
            </w:pPr>
            <w:r>
              <w:rPr>
                <w:lang w:val="en-US"/>
              </w:rPr>
              <w:t>import.relationship.matrix</w:t>
            </w:r>
          </w:p>
        </w:tc>
        <w:tc>
          <w:tcPr>
            <w:tcW w:w="2872" w:type="dxa"/>
          </w:tcPr>
          <w:p w14:paraId="670809BB" w14:textId="77777777" w:rsidR="00510916" w:rsidRDefault="00510916" w:rsidP="00510916">
            <w:pPr>
              <w:jc w:val="both"/>
              <w:rPr>
                <w:lang w:val="en-US"/>
              </w:rPr>
            </w:pPr>
            <w:r>
              <w:rPr>
                <w:lang w:val="en-US"/>
              </w:rPr>
              <w:t>NULL</w:t>
            </w:r>
          </w:p>
        </w:tc>
        <w:tc>
          <w:tcPr>
            <w:tcW w:w="2689" w:type="dxa"/>
          </w:tcPr>
          <w:p w14:paraId="3A6A41C5" w14:textId="77777777" w:rsidR="00510916" w:rsidRDefault="00510916" w:rsidP="00510916">
            <w:pPr>
              <w:jc w:val="both"/>
              <w:rPr>
                <w:noProof/>
                <w:lang w:val="en-US" w:eastAsia="de-DE"/>
              </w:rPr>
            </w:pPr>
            <w:r>
              <w:rPr>
                <w:noProof/>
                <w:lang w:val="en-US" w:eastAsia="de-DE"/>
              </w:rPr>
              <w:t>Individuum x Individum matrix</w:t>
            </w:r>
          </w:p>
        </w:tc>
      </w:tr>
      <w:tr w:rsidR="00510916" w:rsidRPr="0005434E" w14:paraId="1BCC8D41" w14:textId="77777777" w:rsidTr="004150D9">
        <w:tc>
          <w:tcPr>
            <w:tcW w:w="3501" w:type="dxa"/>
          </w:tcPr>
          <w:p w14:paraId="127DAE06" w14:textId="77777777" w:rsidR="00510916" w:rsidRDefault="00510916" w:rsidP="00510916">
            <w:pPr>
              <w:jc w:val="both"/>
              <w:rPr>
                <w:lang w:val="en-US"/>
              </w:rPr>
            </w:pPr>
            <w:r>
              <w:rPr>
                <w:lang w:val="en-US"/>
              </w:rPr>
              <w:t>export.selected</w:t>
            </w:r>
          </w:p>
        </w:tc>
        <w:tc>
          <w:tcPr>
            <w:tcW w:w="2872" w:type="dxa"/>
          </w:tcPr>
          <w:p w14:paraId="7A89E1EF" w14:textId="77777777" w:rsidR="00510916" w:rsidRDefault="00510916" w:rsidP="00510916">
            <w:pPr>
              <w:jc w:val="both"/>
              <w:rPr>
                <w:lang w:val="en-US"/>
              </w:rPr>
            </w:pPr>
            <w:r>
              <w:rPr>
                <w:lang w:val="en-US"/>
              </w:rPr>
              <w:t>FALSE</w:t>
            </w:r>
          </w:p>
        </w:tc>
        <w:tc>
          <w:tcPr>
            <w:tcW w:w="2689" w:type="dxa"/>
          </w:tcPr>
          <w:p w14:paraId="16AD9227" w14:textId="77777777" w:rsidR="00510916" w:rsidRDefault="00510916" w:rsidP="00510916">
            <w:pPr>
              <w:jc w:val="both"/>
              <w:rPr>
                <w:noProof/>
                <w:lang w:val="en-US" w:eastAsia="de-DE"/>
              </w:rPr>
            </w:pPr>
            <w:r>
              <w:rPr>
                <w:noProof/>
                <w:lang w:val="en-US" w:eastAsia="de-DE"/>
              </w:rPr>
              <w:t>TRUE</w:t>
            </w:r>
          </w:p>
        </w:tc>
      </w:tr>
      <w:tr w:rsidR="00510916" w:rsidRPr="0005434E" w14:paraId="6AB8EDCB" w14:textId="77777777" w:rsidTr="004150D9">
        <w:tc>
          <w:tcPr>
            <w:tcW w:w="3501" w:type="dxa"/>
          </w:tcPr>
          <w:p w14:paraId="3B7430BB" w14:textId="66C008C6" w:rsidR="00510916" w:rsidRDefault="00510916" w:rsidP="00510916">
            <w:pPr>
              <w:jc w:val="both"/>
              <w:rPr>
                <w:lang w:val="en-US"/>
              </w:rPr>
            </w:pPr>
            <w:r>
              <w:rPr>
                <w:lang w:val="en-US"/>
              </w:rPr>
              <w:t>export.selected.database</w:t>
            </w:r>
          </w:p>
        </w:tc>
        <w:tc>
          <w:tcPr>
            <w:tcW w:w="2872" w:type="dxa"/>
          </w:tcPr>
          <w:p w14:paraId="737E4A13" w14:textId="0FC977D3" w:rsidR="00510916" w:rsidRDefault="00510916" w:rsidP="00510916">
            <w:pPr>
              <w:jc w:val="both"/>
              <w:rPr>
                <w:lang w:val="en-US"/>
              </w:rPr>
            </w:pPr>
            <w:r>
              <w:rPr>
                <w:lang w:val="en-US"/>
              </w:rPr>
              <w:t>FALSE</w:t>
            </w:r>
          </w:p>
        </w:tc>
        <w:tc>
          <w:tcPr>
            <w:tcW w:w="2689" w:type="dxa"/>
          </w:tcPr>
          <w:p w14:paraId="4EECBA6E" w14:textId="177C7D58" w:rsidR="00510916" w:rsidRDefault="00510916" w:rsidP="00510916">
            <w:pPr>
              <w:jc w:val="both"/>
              <w:rPr>
                <w:noProof/>
                <w:lang w:val="en-US" w:eastAsia="de-DE"/>
              </w:rPr>
            </w:pPr>
            <w:r>
              <w:rPr>
                <w:noProof/>
                <w:lang w:val="en-US" w:eastAsia="de-DE"/>
              </w:rPr>
              <w:t>TRUE</w:t>
            </w:r>
          </w:p>
        </w:tc>
      </w:tr>
      <w:tr w:rsidR="00510916" w:rsidRPr="0005434E" w14:paraId="3B51A414" w14:textId="77777777" w:rsidTr="004150D9">
        <w:tc>
          <w:tcPr>
            <w:tcW w:w="3501" w:type="dxa"/>
          </w:tcPr>
          <w:p w14:paraId="1153BB1A" w14:textId="77777777" w:rsidR="00510916" w:rsidRDefault="00510916" w:rsidP="00510916">
            <w:pPr>
              <w:jc w:val="both"/>
              <w:rPr>
                <w:lang w:val="en-US"/>
              </w:rPr>
            </w:pPr>
            <w:r>
              <w:rPr>
                <w:lang w:val="en-US"/>
              </w:rPr>
              <w:t>export.relationship.matrix</w:t>
            </w:r>
          </w:p>
        </w:tc>
        <w:tc>
          <w:tcPr>
            <w:tcW w:w="2872" w:type="dxa"/>
          </w:tcPr>
          <w:p w14:paraId="543D88AB" w14:textId="77777777" w:rsidR="00510916" w:rsidRDefault="00510916" w:rsidP="00510916">
            <w:pPr>
              <w:jc w:val="both"/>
              <w:rPr>
                <w:lang w:val="en-US"/>
              </w:rPr>
            </w:pPr>
            <w:r>
              <w:rPr>
                <w:lang w:val="en-US"/>
              </w:rPr>
              <w:t>FALSE</w:t>
            </w:r>
          </w:p>
        </w:tc>
        <w:tc>
          <w:tcPr>
            <w:tcW w:w="2689" w:type="dxa"/>
          </w:tcPr>
          <w:p w14:paraId="57B0F91D" w14:textId="77777777" w:rsidR="00510916" w:rsidRDefault="00510916" w:rsidP="00510916">
            <w:pPr>
              <w:jc w:val="both"/>
              <w:rPr>
                <w:noProof/>
                <w:lang w:val="en-US" w:eastAsia="de-DE"/>
              </w:rPr>
            </w:pPr>
            <w:r>
              <w:rPr>
                <w:noProof/>
                <w:lang w:val="en-US" w:eastAsia="de-DE"/>
              </w:rPr>
              <w:t>TRUE</w:t>
            </w:r>
          </w:p>
        </w:tc>
      </w:tr>
      <w:tr w:rsidR="00510916" w:rsidRPr="0005434E" w14:paraId="7E08A40E" w14:textId="77777777" w:rsidTr="00AE0EE6">
        <w:tc>
          <w:tcPr>
            <w:tcW w:w="9062" w:type="dxa"/>
            <w:gridSpan w:val="3"/>
          </w:tcPr>
          <w:p w14:paraId="4610653D" w14:textId="77777777" w:rsidR="00510916" w:rsidRDefault="00510916" w:rsidP="00510916">
            <w:pPr>
              <w:jc w:val="both"/>
              <w:rPr>
                <w:noProof/>
                <w:lang w:val="en-US" w:eastAsia="de-DE"/>
              </w:rPr>
            </w:pPr>
            <w:r w:rsidRPr="00814AD2">
              <w:rPr>
                <w:b/>
                <w:bCs/>
                <w:i/>
                <w:iCs/>
                <w:u w:val="single"/>
                <w:lang w:val="en-US"/>
              </w:rPr>
              <w:t>Still in development</w:t>
            </w:r>
          </w:p>
        </w:tc>
      </w:tr>
      <w:tr w:rsidR="00510916" w:rsidRPr="0005434E" w14:paraId="1C1959D4" w14:textId="77777777" w:rsidTr="004150D9">
        <w:tc>
          <w:tcPr>
            <w:tcW w:w="3501" w:type="dxa"/>
          </w:tcPr>
          <w:p w14:paraId="2C8AB78E" w14:textId="77777777" w:rsidR="00510916" w:rsidRPr="00080F7E" w:rsidRDefault="00510916" w:rsidP="00510916">
            <w:pPr>
              <w:jc w:val="both"/>
              <w:rPr>
                <w:lang w:val="en-US"/>
              </w:rPr>
            </w:pPr>
            <w:r w:rsidRPr="00080F7E">
              <w:rPr>
                <w:lang w:val="en-US"/>
              </w:rPr>
              <w:t>pen.assignments</w:t>
            </w:r>
          </w:p>
        </w:tc>
        <w:tc>
          <w:tcPr>
            <w:tcW w:w="2872" w:type="dxa"/>
          </w:tcPr>
          <w:p w14:paraId="60B08FD6" w14:textId="77777777" w:rsidR="00510916" w:rsidRDefault="00510916" w:rsidP="00510916">
            <w:pPr>
              <w:jc w:val="both"/>
              <w:rPr>
                <w:lang w:val="en-US"/>
              </w:rPr>
            </w:pPr>
            <w:r>
              <w:rPr>
                <w:lang w:val="en-US"/>
              </w:rPr>
              <w:t>NULL</w:t>
            </w:r>
          </w:p>
        </w:tc>
        <w:tc>
          <w:tcPr>
            <w:tcW w:w="2689" w:type="dxa"/>
          </w:tcPr>
          <w:p w14:paraId="708AE8FE" w14:textId="77777777" w:rsidR="00510916" w:rsidRDefault="00510916" w:rsidP="00510916">
            <w:pPr>
              <w:jc w:val="both"/>
              <w:rPr>
                <w:noProof/>
                <w:lang w:val="en-US" w:eastAsia="de-DE"/>
              </w:rPr>
            </w:pPr>
          </w:p>
        </w:tc>
      </w:tr>
      <w:tr w:rsidR="00510916" w:rsidRPr="0005434E" w14:paraId="7A7A1524" w14:textId="77777777" w:rsidTr="004150D9">
        <w:tc>
          <w:tcPr>
            <w:tcW w:w="3501" w:type="dxa"/>
          </w:tcPr>
          <w:p w14:paraId="1397CFBE" w14:textId="77777777" w:rsidR="00510916" w:rsidRPr="00080F7E" w:rsidRDefault="00510916" w:rsidP="00510916">
            <w:pPr>
              <w:jc w:val="both"/>
              <w:rPr>
                <w:lang w:val="en-US"/>
              </w:rPr>
            </w:pPr>
            <w:r w:rsidRPr="00080F7E">
              <w:rPr>
                <w:lang w:val="en-US"/>
              </w:rPr>
              <w:t>pen.size</w:t>
            </w:r>
          </w:p>
        </w:tc>
        <w:tc>
          <w:tcPr>
            <w:tcW w:w="2872" w:type="dxa"/>
          </w:tcPr>
          <w:p w14:paraId="42096891" w14:textId="77777777" w:rsidR="00510916" w:rsidRDefault="00510916" w:rsidP="00510916">
            <w:pPr>
              <w:jc w:val="both"/>
              <w:rPr>
                <w:lang w:val="en-US"/>
              </w:rPr>
            </w:pPr>
            <w:r>
              <w:rPr>
                <w:lang w:val="en-US"/>
              </w:rPr>
              <w:t>NULL</w:t>
            </w:r>
          </w:p>
        </w:tc>
        <w:tc>
          <w:tcPr>
            <w:tcW w:w="2689" w:type="dxa"/>
          </w:tcPr>
          <w:p w14:paraId="7DFD5385" w14:textId="77777777" w:rsidR="00510916" w:rsidRDefault="00510916" w:rsidP="00510916">
            <w:pPr>
              <w:jc w:val="both"/>
              <w:rPr>
                <w:noProof/>
                <w:lang w:val="en-US" w:eastAsia="de-DE"/>
              </w:rPr>
            </w:pPr>
          </w:p>
        </w:tc>
      </w:tr>
      <w:tr w:rsidR="00510916" w:rsidRPr="0005434E" w14:paraId="7B8338BA" w14:textId="77777777" w:rsidTr="004150D9">
        <w:tc>
          <w:tcPr>
            <w:tcW w:w="3501" w:type="dxa"/>
          </w:tcPr>
          <w:p w14:paraId="388A01C9" w14:textId="77777777" w:rsidR="00510916" w:rsidRPr="00080F7E" w:rsidRDefault="00510916" w:rsidP="00510916">
            <w:pPr>
              <w:jc w:val="both"/>
              <w:rPr>
                <w:lang w:val="en-US"/>
              </w:rPr>
            </w:pPr>
            <w:r w:rsidRPr="00080F7E">
              <w:rPr>
                <w:lang w:val="en-US"/>
              </w:rPr>
              <w:t>pen.by.sex</w:t>
            </w:r>
          </w:p>
        </w:tc>
        <w:tc>
          <w:tcPr>
            <w:tcW w:w="2872" w:type="dxa"/>
          </w:tcPr>
          <w:p w14:paraId="217351AA" w14:textId="77777777" w:rsidR="00510916" w:rsidRDefault="00510916" w:rsidP="00510916">
            <w:pPr>
              <w:jc w:val="both"/>
              <w:rPr>
                <w:lang w:val="en-US"/>
              </w:rPr>
            </w:pPr>
            <w:r>
              <w:rPr>
                <w:lang w:val="en-US"/>
              </w:rPr>
              <w:t>TRUE</w:t>
            </w:r>
          </w:p>
        </w:tc>
        <w:tc>
          <w:tcPr>
            <w:tcW w:w="2689" w:type="dxa"/>
          </w:tcPr>
          <w:p w14:paraId="6010B1D6" w14:textId="77777777" w:rsidR="00510916" w:rsidRDefault="00510916" w:rsidP="00510916">
            <w:pPr>
              <w:jc w:val="both"/>
              <w:rPr>
                <w:noProof/>
                <w:lang w:val="en-US" w:eastAsia="de-DE"/>
              </w:rPr>
            </w:pPr>
            <w:r>
              <w:rPr>
                <w:noProof/>
                <w:lang w:val="en-US" w:eastAsia="de-DE"/>
              </w:rPr>
              <w:t>FALSE</w:t>
            </w:r>
          </w:p>
        </w:tc>
      </w:tr>
      <w:tr w:rsidR="00510916" w:rsidRPr="0005434E" w14:paraId="249E01F4" w14:textId="77777777" w:rsidTr="004150D9">
        <w:tc>
          <w:tcPr>
            <w:tcW w:w="3501" w:type="dxa"/>
          </w:tcPr>
          <w:p w14:paraId="74243D8A" w14:textId="77777777" w:rsidR="00510916" w:rsidRPr="00080F7E" w:rsidRDefault="00510916" w:rsidP="00510916">
            <w:pPr>
              <w:jc w:val="both"/>
              <w:rPr>
                <w:lang w:val="en-US"/>
              </w:rPr>
            </w:pPr>
            <w:r w:rsidRPr="00080F7E">
              <w:rPr>
                <w:lang w:val="en-US"/>
              </w:rPr>
              <w:t>pen.by.litter</w:t>
            </w:r>
          </w:p>
        </w:tc>
        <w:tc>
          <w:tcPr>
            <w:tcW w:w="2872" w:type="dxa"/>
          </w:tcPr>
          <w:p w14:paraId="2D59CEA5" w14:textId="77777777" w:rsidR="00510916" w:rsidRDefault="00510916" w:rsidP="00510916">
            <w:pPr>
              <w:jc w:val="both"/>
              <w:rPr>
                <w:lang w:val="en-US"/>
              </w:rPr>
            </w:pPr>
            <w:r>
              <w:rPr>
                <w:lang w:val="en-US"/>
              </w:rPr>
              <w:t>FALSE</w:t>
            </w:r>
          </w:p>
        </w:tc>
        <w:tc>
          <w:tcPr>
            <w:tcW w:w="2689" w:type="dxa"/>
          </w:tcPr>
          <w:p w14:paraId="69595EFD" w14:textId="77777777" w:rsidR="00510916" w:rsidRDefault="00510916" w:rsidP="00510916">
            <w:pPr>
              <w:jc w:val="both"/>
              <w:rPr>
                <w:noProof/>
                <w:lang w:val="en-US" w:eastAsia="de-DE"/>
              </w:rPr>
            </w:pPr>
            <w:r>
              <w:rPr>
                <w:noProof/>
                <w:lang w:val="en-US" w:eastAsia="de-DE"/>
              </w:rPr>
              <w:t>TRUE</w:t>
            </w:r>
          </w:p>
        </w:tc>
      </w:tr>
      <w:tr w:rsidR="00510916" w:rsidRPr="0005434E" w14:paraId="033C20B6" w14:textId="77777777" w:rsidTr="004150D9">
        <w:tc>
          <w:tcPr>
            <w:tcW w:w="3501" w:type="dxa"/>
          </w:tcPr>
          <w:p w14:paraId="5CBDB2A6" w14:textId="77777777" w:rsidR="00510916" w:rsidRPr="00080F7E" w:rsidRDefault="00510916" w:rsidP="00510916">
            <w:pPr>
              <w:jc w:val="both"/>
              <w:rPr>
                <w:lang w:val="en-US"/>
              </w:rPr>
            </w:pPr>
            <w:r w:rsidRPr="00080F7E">
              <w:rPr>
                <w:lang w:val="en-US"/>
              </w:rPr>
              <w:t>pen.size.overwrite</w:t>
            </w:r>
          </w:p>
        </w:tc>
        <w:tc>
          <w:tcPr>
            <w:tcW w:w="2872" w:type="dxa"/>
          </w:tcPr>
          <w:p w14:paraId="747B6F4E" w14:textId="77777777" w:rsidR="00510916" w:rsidRDefault="00510916" w:rsidP="00510916">
            <w:pPr>
              <w:jc w:val="both"/>
              <w:rPr>
                <w:lang w:val="en-US"/>
              </w:rPr>
            </w:pPr>
            <w:r>
              <w:rPr>
                <w:lang w:val="en-US"/>
              </w:rPr>
              <w:t>TRUE</w:t>
            </w:r>
          </w:p>
        </w:tc>
        <w:tc>
          <w:tcPr>
            <w:tcW w:w="2689" w:type="dxa"/>
          </w:tcPr>
          <w:p w14:paraId="3E69FDD8" w14:textId="77777777" w:rsidR="00510916" w:rsidRDefault="00510916" w:rsidP="00510916">
            <w:pPr>
              <w:jc w:val="both"/>
              <w:rPr>
                <w:noProof/>
                <w:lang w:val="en-US" w:eastAsia="de-DE"/>
              </w:rPr>
            </w:pPr>
          </w:p>
        </w:tc>
      </w:tr>
      <w:tr w:rsidR="00510916" w:rsidRPr="0005434E" w14:paraId="7C17176E" w14:textId="77777777" w:rsidTr="00DA3F26">
        <w:tc>
          <w:tcPr>
            <w:tcW w:w="9062" w:type="dxa"/>
            <w:gridSpan w:val="3"/>
          </w:tcPr>
          <w:p w14:paraId="614A57CC" w14:textId="123CBAB5" w:rsidR="00510916" w:rsidRPr="00AE0EE6" w:rsidRDefault="00510916" w:rsidP="00510916">
            <w:pPr>
              <w:jc w:val="both"/>
              <w:rPr>
                <w:b/>
                <w:bCs/>
                <w:i/>
                <w:iCs/>
                <w:noProof/>
                <w:u w:val="single"/>
                <w:lang w:val="en-US" w:eastAsia="de-DE"/>
              </w:rPr>
            </w:pPr>
            <w:r w:rsidRPr="00AE0EE6">
              <w:rPr>
                <w:b/>
                <w:bCs/>
                <w:i/>
                <w:iCs/>
                <w:u w:val="single"/>
                <w:lang w:val="en-US"/>
              </w:rPr>
              <w:t>Other</w:t>
            </w:r>
          </w:p>
        </w:tc>
      </w:tr>
      <w:tr w:rsidR="00510916" w:rsidRPr="0005434E" w14:paraId="56FDE79C" w14:textId="77777777" w:rsidTr="004150D9">
        <w:tc>
          <w:tcPr>
            <w:tcW w:w="3501" w:type="dxa"/>
          </w:tcPr>
          <w:p w14:paraId="07198212" w14:textId="438C7948" w:rsidR="00510916" w:rsidRPr="00080F7E" w:rsidRDefault="00510916" w:rsidP="00510916">
            <w:pPr>
              <w:jc w:val="both"/>
              <w:rPr>
                <w:lang w:val="en-US"/>
              </w:rPr>
            </w:pPr>
            <w:r>
              <w:rPr>
                <w:lang w:val="en-US"/>
              </w:rPr>
              <w:t>use.recalculate.manual</w:t>
            </w:r>
          </w:p>
        </w:tc>
        <w:tc>
          <w:tcPr>
            <w:tcW w:w="2872" w:type="dxa"/>
          </w:tcPr>
          <w:p w14:paraId="789FAE19" w14:textId="005B4362" w:rsidR="00510916" w:rsidRDefault="00510916" w:rsidP="00510916">
            <w:pPr>
              <w:jc w:val="both"/>
              <w:rPr>
                <w:lang w:val="en-US"/>
              </w:rPr>
            </w:pPr>
            <w:r>
              <w:rPr>
                <w:lang w:val="en-US"/>
              </w:rPr>
              <w:t>FALSE</w:t>
            </w:r>
          </w:p>
        </w:tc>
        <w:tc>
          <w:tcPr>
            <w:tcW w:w="2689" w:type="dxa"/>
          </w:tcPr>
          <w:p w14:paraId="20E6F2D0" w14:textId="6CB8AFB4" w:rsidR="00510916" w:rsidRDefault="00510916" w:rsidP="00510916">
            <w:pPr>
              <w:jc w:val="both"/>
              <w:rPr>
                <w:noProof/>
                <w:lang w:val="en-US" w:eastAsia="de-DE"/>
              </w:rPr>
            </w:pPr>
            <w:r>
              <w:rPr>
                <w:noProof/>
                <w:lang w:val="en-US" w:eastAsia="de-DE"/>
              </w:rPr>
              <w:t>TRUE</w:t>
            </w:r>
          </w:p>
        </w:tc>
      </w:tr>
      <w:tr w:rsidR="00510916" w:rsidRPr="0005434E" w14:paraId="0DC759DB" w14:textId="77777777" w:rsidTr="004150D9">
        <w:tc>
          <w:tcPr>
            <w:tcW w:w="3501" w:type="dxa"/>
          </w:tcPr>
          <w:p w14:paraId="67FFB469" w14:textId="77E95F58" w:rsidR="00510916" w:rsidRPr="00080F7E" w:rsidRDefault="00510916" w:rsidP="00510916">
            <w:pPr>
              <w:jc w:val="both"/>
              <w:rPr>
                <w:lang w:val="en-US"/>
              </w:rPr>
            </w:pPr>
            <w:r>
              <w:rPr>
                <w:lang w:val="en-US"/>
              </w:rPr>
              <w:t>size.scaling</w:t>
            </w:r>
          </w:p>
        </w:tc>
        <w:tc>
          <w:tcPr>
            <w:tcW w:w="2872" w:type="dxa"/>
          </w:tcPr>
          <w:p w14:paraId="57B90D17" w14:textId="6BD99146" w:rsidR="00510916" w:rsidRDefault="00510916" w:rsidP="00510916">
            <w:pPr>
              <w:jc w:val="both"/>
              <w:rPr>
                <w:lang w:val="en-US"/>
              </w:rPr>
            </w:pPr>
            <w:r>
              <w:rPr>
                <w:lang w:val="en-US"/>
              </w:rPr>
              <w:t>1</w:t>
            </w:r>
          </w:p>
        </w:tc>
        <w:tc>
          <w:tcPr>
            <w:tcW w:w="2689" w:type="dxa"/>
          </w:tcPr>
          <w:p w14:paraId="7138093D" w14:textId="26B48389" w:rsidR="00510916" w:rsidRDefault="00510916" w:rsidP="00510916">
            <w:pPr>
              <w:jc w:val="both"/>
              <w:rPr>
                <w:noProof/>
                <w:lang w:val="en-US" w:eastAsia="de-DE"/>
              </w:rPr>
            </w:pPr>
            <w:r>
              <w:rPr>
                <w:noProof/>
                <w:lang w:val="en-US" w:eastAsia="de-DE"/>
              </w:rPr>
              <w:t>Positive numeric value</w:t>
            </w:r>
          </w:p>
        </w:tc>
      </w:tr>
      <w:tr w:rsidR="008F1847" w:rsidRPr="0005434E" w14:paraId="0CE8AC44" w14:textId="77777777" w:rsidTr="004150D9">
        <w:tc>
          <w:tcPr>
            <w:tcW w:w="3501" w:type="dxa"/>
          </w:tcPr>
          <w:p w14:paraId="5A78BEB4" w14:textId="2C6FCA7F" w:rsidR="008F1847" w:rsidRDefault="00C47D86" w:rsidP="00510916">
            <w:pPr>
              <w:jc w:val="both"/>
              <w:rPr>
                <w:lang w:val="en-US"/>
              </w:rPr>
            </w:pPr>
            <w:r>
              <w:rPr>
                <w:lang w:val="en-US"/>
              </w:rPr>
              <w:t>gain.stats</w:t>
            </w:r>
          </w:p>
        </w:tc>
        <w:tc>
          <w:tcPr>
            <w:tcW w:w="2872" w:type="dxa"/>
          </w:tcPr>
          <w:p w14:paraId="6538F806" w14:textId="12C37CA6" w:rsidR="008F1847" w:rsidRDefault="00C47D86" w:rsidP="00510916">
            <w:pPr>
              <w:jc w:val="both"/>
              <w:rPr>
                <w:lang w:val="en-US"/>
              </w:rPr>
            </w:pPr>
            <w:r>
              <w:rPr>
                <w:lang w:val="en-US"/>
              </w:rPr>
              <w:t>TRUE</w:t>
            </w:r>
          </w:p>
        </w:tc>
        <w:tc>
          <w:tcPr>
            <w:tcW w:w="2689" w:type="dxa"/>
          </w:tcPr>
          <w:p w14:paraId="558FE8F4" w14:textId="251DE37C" w:rsidR="008F1847" w:rsidRDefault="00C47D86" w:rsidP="00510916">
            <w:pPr>
              <w:jc w:val="both"/>
              <w:rPr>
                <w:noProof/>
                <w:lang w:val="en-US" w:eastAsia="de-DE"/>
              </w:rPr>
            </w:pPr>
            <w:r>
              <w:rPr>
                <w:noProof/>
                <w:lang w:val="en-US" w:eastAsia="de-DE"/>
              </w:rPr>
              <w:t>FALSE</w:t>
            </w:r>
          </w:p>
        </w:tc>
      </w:tr>
      <w:tr w:rsidR="00510916" w:rsidRPr="00947701" w14:paraId="375FB7C7" w14:textId="77777777" w:rsidTr="00AE0EE6">
        <w:tc>
          <w:tcPr>
            <w:tcW w:w="9062" w:type="dxa"/>
            <w:gridSpan w:val="3"/>
          </w:tcPr>
          <w:p w14:paraId="34BFA668" w14:textId="77777777" w:rsidR="00510916" w:rsidRPr="000A080D" w:rsidRDefault="00510916" w:rsidP="00510916">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510916" w:rsidRPr="0005434E" w14:paraId="35B165CB" w14:textId="77777777" w:rsidTr="004150D9">
        <w:tc>
          <w:tcPr>
            <w:tcW w:w="3501" w:type="dxa"/>
          </w:tcPr>
          <w:p w14:paraId="6E1A2F85" w14:textId="77777777" w:rsidR="00510916" w:rsidRDefault="00510916" w:rsidP="00510916">
            <w:pPr>
              <w:jc w:val="both"/>
              <w:rPr>
                <w:lang w:val="en-US"/>
              </w:rPr>
            </w:pPr>
            <w:r>
              <w:rPr>
                <w:lang w:val="en-US"/>
              </w:rPr>
              <w:t>selection.m/f</w:t>
            </w:r>
          </w:p>
        </w:tc>
        <w:tc>
          <w:tcPr>
            <w:tcW w:w="2872" w:type="dxa"/>
          </w:tcPr>
          <w:p w14:paraId="7D9E0689" w14:textId="77777777" w:rsidR="00510916" w:rsidRDefault="00510916" w:rsidP="00510916">
            <w:pPr>
              <w:jc w:val="both"/>
              <w:rPr>
                <w:lang w:val="en-US"/>
              </w:rPr>
            </w:pPr>
            <w:r>
              <w:rPr>
                <w:lang w:val="en-US"/>
              </w:rPr>
              <w:t>NULL (“random” if selection.criteria = NULL; else “function”</w:t>
            </w:r>
          </w:p>
        </w:tc>
        <w:tc>
          <w:tcPr>
            <w:tcW w:w="2689" w:type="dxa"/>
          </w:tcPr>
          <w:p w14:paraId="326DB479" w14:textId="77777777" w:rsidR="00510916" w:rsidRDefault="00510916" w:rsidP="00510916">
            <w:pPr>
              <w:jc w:val="both"/>
              <w:rPr>
                <w:noProof/>
                <w:lang w:val="en-US" w:eastAsia="de-DE"/>
              </w:rPr>
            </w:pPr>
            <w:r>
              <w:rPr>
                <w:lang w:val="en-US"/>
              </w:rPr>
              <w:t>“random”, “function”</w:t>
            </w:r>
          </w:p>
        </w:tc>
      </w:tr>
      <w:tr w:rsidR="00510916" w:rsidRPr="00947701" w14:paraId="0F0656A8" w14:textId="77777777" w:rsidTr="004150D9">
        <w:tc>
          <w:tcPr>
            <w:tcW w:w="3501" w:type="dxa"/>
          </w:tcPr>
          <w:p w14:paraId="719ADC6F" w14:textId="77777777" w:rsidR="00510916" w:rsidRDefault="00510916" w:rsidP="00510916">
            <w:pPr>
              <w:jc w:val="both"/>
              <w:rPr>
                <w:lang w:val="en-US"/>
              </w:rPr>
            </w:pPr>
            <w:r>
              <w:rPr>
                <w:lang w:val="en-US"/>
              </w:rPr>
              <w:t>new.bv.observation</w:t>
            </w:r>
          </w:p>
        </w:tc>
        <w:tc>
          <w:tcPr>
            <w:tcW w:w="2872" w:type="dxa"/>
          </w:tcPr>
          <w:p w14:paraId="5D07774C" w14:textId="77777777" w:rsidR="00510916" w:rsidRDefault="00510916" w:rsidP="00510916">
            <w:pPr>
              <w:jc w:val="both"/>
              <w:rPr>
                <w:lang w:val="en-US"/>
              </w:rPr>
            </w:pPr>
            <w:r>
              <w:rPr>
                <w:lang w:val="en-US"/>
              </w:rPr>
              <w:t>phenotyping</w:t>
            </w:r>
          </w:p>
        </w:tc>
        <w:tc>
          <w:tcPr>
            <w:tcW w:w="2689" w:type="dxa"/>
          </w:tcPr>
          <w:p w14:paraId="02788AE3" w14:textId="77777777" w:rsidR="00510916" w:rsidRPr="003106B4" w:rsidRDefault="00510916" w:rsidP="00510916">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510916" w:rsidRDefault="00510916" w:rsidP="00510916">
            <w:pPr>
              <w:jc w:val="both"/>
              <w:rPr>
                <w:noProof/>
                <w:lang w:val="en-US" w:eastAsia="de-DE"/>
              </w:rPr>
            </w:pPr>
            <w:r>
              <w:rPr>
                <w:noProof/>
                <w:lang w:val="en-US" w:eastAsia="de-DE"/>
              </w:rPr>
              <w:t>“non_obs” for all previously not observed</w:t>
            </w:r>
          </w:p>
          <w:p w14:paraId="4BCEC746" w14:textId="77777777" w:rsidR="00510916" w:rsidRDefault="00510916" w:rsidP="00510916">
            <w:pPr>
              <w:jc w:val="both"/>
              <w:rPr>
                <w:noProof/>
                <w:lang w:val="en-US" w:eastAsia="de-DE"/>
              </w:rPr>
            </w:pPr>
            <w:r>
              <w:rPr>
                <w:noProof/>
                <w:lang w:val="en-US" w:eastAsia="de-DE"/>
              </w:rPr>
              <w:lastRenderedPageBreak/>
              <w:t>“</w:t>
            </w:r>
            <w:r w:rsidRPr="00027498">
              <w:rPr>
                <w:noProof/>
                <w:lang w:val="en-US" w:eastAsia="de-DE"/>
              </w:rPr>
              <w:t>non_obs_m</w:t>
            </w:r>
            <w:r>
              <w:rPr>
                <w:noProof/>
                <w:lang w:val="en-US" w:eastAsia="de-DE"/>
              </w:rPr>
              <w:t>” for all previously not observed male individuals</w:t>
            </w:r>
          </w:p>
          <w:p w14:paraId="56BF96BB" w14:textId="77777777" w:rsidR="00510916" w:rsidRDefault="00510916" w:rsidP="00510916">
            <w:pPr>
              <w:jc w:val="both"/>
              <w:rPr>
                <w:noProof/>
                <w:lang w:val="en-US" w:eastAsia="de-DE"/>
              </w:rPr>
            </w:pPr>
            <w:r>
              <w:rPr>
                <w:noProof/>
                <w:lang w:val="en-US" w:eastAsia="de-DE"/>
              </w:rPr>
              <w:t>“non_obs_f” for all previously not observed female individuals</w:t>
            </w:r>
          </w:p>
        </w:tc>
      </w:tr>
      <w:tr w:rsidR="00510916" w:rsidRPr="0005434E" w14:paraId="2A51A6C2" w14:textId="77777777" w:rsidTr="004150D9">
        <w:tc>
          <w:tcPr>
            <w:tcW w:w="3501" w:type="dxa"/>
          </w:tcPr>
          <w:p w14:paraId="013732E4" w14:textId="77777777" w:rsidR="00510916" w:rsidRDefault="00510916" w:rsidP="00510916">
            <w:pPr>
              <w:jc w:val="both"/>
              <w:rPr>
                <w:lang w:val="en-US"/>
              </w:rPr>
            </w:pPr>
            <w:r>
              <w:rPr>
                <w:lang w:val="en-US"/>
              </w:rPr>
              <w:lastRenderedPageBreak/>
              <w:t>new.bv.observation.gen</w:t>
            </w:r>
          </w:p>
        </w:tc>
        <w:tc>
          <w:tcPr>
            <w:tcW w:w="2872" w:type="dxa"/>
          </w:tcPr>
          <w:p w14:paraId="3DA80FB9" w14:textId="77777777" w:rsidR="00510916" w:rsidRDefault="00510916" w:rsidP="00510916">
            <w:pPr>
              <w:jc w:val="both"/>
              <w:rPr>
                <w:lang w:val="en-US"/>
              </w:rPr>
            </w:pPr>
            <w:r>
              <w:rPr>
                <w:lang w:val="en-US"/>
              </w:rPr>
              <w:t>phenotyping.gen</w:t>
            </w:r>
          </w:p>
        </w:tc>
        <w:tc>
          <w:tcPr>
            <w:tcW w:w="2689" w:type="dxa"/>
          </w:tcPr>
          <w:p w14:paraId="736FFD34" w14:textId="77777777" w:rsidR="00510916" w:rsidRDefault="00510916" w:rsidP="00510916">
            <w:pPr>
              <w:jc w:val="both"/>
              <w:rPr>
                <w:noProof/>
                <w:lang w:val="en-US" w:eastAsia="de-DE"/>
              </w:rPr>
            </w:pPr>
            <w:r>
              <w:rPr>
                <w:noProof/>
                <w:lang w:eastAsia="de-DE"/>
              </w:rPr>
              <w:t>1:3</w:t>
            </w:r>
          </w:p>
        </w:tc>
      </w:tr>
      <w:tr w:rsidR="00510916" w:rsidRPr="0005434E" w14:paraId="42F48ED0" w14:textId="77777777" w:rsidTr="004150D9">
        <w:tc>
          <w:tcPr>
            <w:tcW w:w="3501" w:type="dxa"/>
          </w:tcPr>
          <w:p w14:paraId="1977257D" w14:textId="77777777" w:rsidR="00510916" w:rsidRDefault="00510916" w:rsidP="00510916">
            <w:pPr>
              <w:jc w:val="both"/>
              <w:rPr>
                <w:lang w:val="en-US"/>
              </w:rPr>
            </w:pPr>
            <w:r>
              <w:rPr>
                <w:lang w:val="en-US"/>
              </w:rPr>
              <w:t>new.bv.observation.database</w:t>
            </w:r>
          </w:p>
        </w:tc>
        <w:tc>
          <w:tcPr>
            <w:tcW w:w="2872" w:type="dxa"/>
          </w:tcPr>
          <w:p w14:paraId="0AE5EB0E" w14:textId="77777777" w:rsidR="00510916" w:rsidRDefault="00510916" w:rsidP="00510916">
            <w:pPr>
              <w:jc w:val="both"/>
              <w:rPr>
                <w:lang w:val="en-US"/>
              </w:rPr>
            </w:pPr>
            <w:r>
              <w:rPr>
                <w:lang w:val="en-US"/>
              </w:rPr>
              <w:t>phenotyping.database</w:t>
            </w:r>
          </w:p>
        </w:tc>
        <w:tc>
          <w:tcPr>
            <w:tcW w:w="2689" w:type="dxa"/>
          </w:tcPr>
          <w:p w14:paraId="317725DE" w14:textId="77777777" w:rsidR="00510916" w:rsidRDefault="00510916" w:rsidP="00510916">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5A312C6D" w14:textId="77777777" w:rsidTr="004150D9">
        <w:tc>
          <w:tcPr>
            <w:tcW w:w="3501" w:type="dxa"/>
          </w:tcPr>
          <w:p w14:paraId="3B17A13F" w14:textId="77777777" w:rsidR="00510916" w:rsidRDefault="00510916" w:rsidP="00510916">
            <w:pPr>
              <w:jc w:val="both"/>
              <w:rPr>
                <w:lang w:val="en-US"/>
              </w:rPr>
            </w:pPr>
            <w:r>
              <w:rPr>
                <w:lang w:val="en-US"/>
              </w:rPr>
              <w:t>new.bv.observation.cohorts</w:t>
            </w:r>
          </w:p>
        </w:tc>
        <w:tc>
          <w:tcPr>
            <w:tcW w:w="2872" w:type="dxa"/>
          </w:tcPr>
          <w:p w14:paraId="1491C601" w14:textId="77777777" w:rsidR="00510916" w:rsidRDefault="00510916" w:rsidP="00510916">
            <w:pPr>
              <w:jc w:val="both"/>
              <w:rPr>
                <w:lang w:val="en-US"/>
              </w:rPr>
            </w:pPr>
            <w:r>
              <w:rPr>
                <w:lang w:val="en-US"/>
              </w:rPr>
              <w:t>phenotyping.cohorts</w:t>
            </w:r>
          </w:p>
        </w:tc>
        <w:tc>
          <w:tcPr>
            <w:tcW w:w="2689" w:type="dxa"/>
          </w:tcPr>
          <w:p w14:paraId="3765DF38"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947701" w14:paraId="0D1B65DC" w14:textId="77777777" w:rsidTr="004150D9">
        <w:tc>
          <w:tcPr>
            <w:tcW w:w="3501" w:type="dxa"/>
          </w:tcPr>
          <w:p w14:paraId="2B823D92" w14:textId="77777777" w:rsidR="00510916" w:rsidRDefault="00510916" w:rsidP="00510916">
            <w:pPr>
              <w:jc w:val="both"/>
              <w:rPr>
                <w:lang w:val="en-US"/>
              </w:rPr>
            </w:pPr>
            <w:r>
              <w:rPr>
                <w:lang w:val="en-US"/>
              </w:rPr>
              <w:t>best1.from.group</w:t>
            </w:r>
          </w:p>
        </w:tc>
        <w:tc>
          <w:tcPr>
            <w:tcW w:w="2872" w:type="dxa"/>
          </w:tcPr>
          <w:p w14:paraId="3E80DA10" w14:textId="77777777" w:rsidR="00510916" w:rsidRDefault="00510916" w:rsidP="00510916">
            <w:pPr>
              <w:jc w:val="both"/>
              <w:rPr>
                <w:lang w:val="en-US"/>
              </w:rPr>
            </w:pPr>
            <w:r>
              <w:rPr>
                <w:lang w:val="en-US"/>
              </w:rPr>
              <w:t>NULL</w:t>
            </w:r>
          </w:p>
        </w:tc>
        <w:tc>
          <w:tcPr>
            <w:tcW w:w="2689" w:type="dxa"/>
          </w:tcPr>
          <w:p w14:paraId="703A7159" w14:textId="77777777" w:rsidR="00510916" w:rsidRDefault="00510916" w:rsidP="00510916">
            <w:pPr>
              <w:jc w:val="both"/>
              <w:rPr>
                <w:noProof/>
                <w:lang w:val="en-US" w:eastAsia="de-DE"/>
              </w:rPr>
            </w:pPr>
            <w:r w:rsidRPr="009832DB">
              <w:rPr>
                <w:noProof/>
                <w:lang w:val="en-US" w:eastAsia="de-DE"/>
              </w:rPr>
              <w:t>Matrix with one group per row</w:t>
            </w:r>
          </w:p>
        </w:tc>
      </w:tr>
      <w:tr w:rsidR="00510916" w:rsidRPr="00947701" w14:paraId="3A752522" w14:textId="77777777" w:rsidTr="004150D9">
        <w:tc>
          <w:tcPr>
            <w:tcW w:w="3501" w:type="dxa"/>
          </w:tcPr>
          <w:p w14:paraId="6F1F6C94" w14:textId="77777777" w:rsidR="00510916" w:rsidRDefault="00510916" w:rsidP="00510916">
            <w:pPr>
              <w:jc w:val="both"/>
              <w:rPr>
                <w:lang w:val="en-US"/>
              </w:rPr>
            </w:pPr>
            <w:r>
              <w:rPr>
                <w:lang w:val="en-US"/>
              </w:rPr>
              <w:t>best2.from.group</w:t>
            </w:r>
          </w:p>
        </w:tc>
        <w:tc>
          <w:tcPr>
            <w:tcW w:w="2872" w:type="dxa"/>
          </w:tcPr>
          <w:p w14:paraId="23956ACB" w14:textId="77777777" w:rsidR="00510916" w:rsidRDefault="00510916" w:rsidP="00510916">
            <w:pPr>
              <w:jc w:val="both"/>
              <w:rPr>
                <w:lang w:val="en-US"/>
              </w:rPr>
            </w:pPr>
            <w:r>
              <w:rPr>
                <w:lang w:val="en-US"/>
              </w:rPr>
              <w:t>NULL</w:t>
            </w:r>
          </w:p>
        </w:tc>
        <w:tc>
          <w:tcPr>
            <w:tcW w:w="2689" w:type="dxa"/>
          </w:tcPr>
          <w:p w14:paraId="362EBF7E" w14:textId="77777777" w:rsidR="00510916" w:rsidRDefault="00510916" w:rsidP="00510916">
            <w:pPr>
              <w:jc w:val="both"/>
              <w:rPr>
                <w:noProof/>
                <w:lang w:val="en-US" w:eastAsia="de-DE"/>
              </w:rPr>
            </w:pPr>
            <w:r w:rsidRPr="009832DB">
              <w:rPr>
                <w:noProof/>
                <w:lang w:val="en-US" w:eastAsia="de-DE"/>
              </w:rPr>
              <w:t>Matrix with one group per row</w:t>
            </w:r>
          </w:p>
        </w:tc>
      </w:tr>
      <w:tr w:rsidR="00510916" w:rsidRPr="00947701" w14:paraId="140CA8FB" w14:textId="77777777" w:rsidTr="004150D9">
        <w:tc>
          <w:tcPr>
            <w:tcW w:w="3501" w:type="dxa"/>
          </w:tcPr>
          <w:p w14:paraId="3B1E5375" w14:textId="77777777" w:rsidR="00510916" w:rsidRDefault="00510916" w:rsidP="00510916">
            <w:pPr>
              <w:jc w:val="both"/>
              <w:rPr>
                <w:lang w:val="en-US"/>
              </w:rPr>
            </w:pPr>
            <w:r>
              <w:rPr>
                <w:lang w:val="en-US"/>
              </w:rPr>
              <w:t>best1.from.cohort</w:t>
            </w:r>
          </w:p>
        </w:tc>
        <w:tc>
          <w:tcPr>
            <w:tcW w:w="2872" w:type="dxa"/>
          </w:tcPr>
          <w:p w14:paraId="15747BA2" w14:textId="77777777" w:rsidR="00510916" w:rsidRDefault="00510916" w:rsidP="00510916">
            <w:pPr>
              <w:jc w:val="both"/>
              <w:rPr>
                <w:lang w:val="en-US"/>
              </w:rPr>
            </w:pPr>
            <w:r>
              <w:rPr>
                <w:lang w:val="en-US"/>
              </w:rPr>
              <w:t>NULL</w:t>
            </w:r>
          </w:p>
        </w:tc>
        <w:tc>
          <w:tcPr>
            <w:tcW w:w="2689" w:type="dxa"/>
          </w:tcPr>
          <w:p w14:paraId="30B7BE4F" w14:textId="77777777" w:rsidR="00510916" w:rsidRDefault="00510916" w:rsidP="00510916">
            <w:pPr>
              <w:jc w:val="both"/>
              <w:rPr>
                <w:noProof/>
                <w:lang w:val="en-US" w:eastAsia="de-DE"/>
              </w:rPr>
            </w:pPr>
            <w:r>
              <w:rPr>
                <w:noProof/>
                <w:lang w:val="en-US" w:eastAsia="de-DE"/>
              </w:rPr>
              <w:t>Vector containing names of cohorts</w:t>
            </w:r>
          </w:p>
        </w:tc>
      </w:tr>
      <w:tr w:rsidR="00510916" w:rsidRPr="00947701" w14:paraId="72AE9592" w14:textId="77777777" w:rsidTr="004150D9">
        <w:tc>
          <w:tcPr>
            <w:tcW w:w="3501" w:type="dxa"/>
          </w:tcPr>
          <w:p w14:paraId="44BB5536" w14:textId="77777777" w:rsidR="00510916" w:rsidRDefault="00510916" w:rsidP="00510916">
            <w:pPr>
              <w:jc w:val="both"/>
              <w:rPr>
                <w:lang w:val="en-US"/>
              </w:rPr>
            </w:pPr>
            <w:r>
              <w:rPr>
                <w:lang w:val="en-US"/>
              </w:rPr>
              <w:t>best2.from.cohort</w:t>
            </w:r>
          </w:p>
        </w:tc>
        <w:tc>
          <w:tcPr>
            <w:tcW w:w="2872" w:type="dxa"/>
          </w:tcPr>
          <w:p w14:paraId="61C0E303" w14:textId="77777777" w:rsidR="00510916" w:rsidRDefault="00510916" w:rsidP="00510916">
            <w:pPr>
              <w:jc w:val="both"/>
              <w:rPr>
                <w:lang w:val="en-US"/>
              </w:rPr>
            </w:pPr>
            <w:r>
              <w:rPr>
                <w:lang w:val="en-US"/>
              </w:rPr>
              <w:t>NULL</w:t>
            </w:r>
          </w:p>
        </w:tc>
        <w:tc>
          <w:tcPr>
            <w:tcW w:w="2689" w:type="dxa"/>
          </w:tcPr>
          <w:p w14:paraId="3FD1E798" w14:textId="77777777" w:rsidR="00510916" w:rsidRDefault="00510916" w:rsidP="00510916">
            <w:pPr>
              <w:jc w:val="both"/>
              <w:rPr>
                <w:noProof/>
                <w:lang w:val="en-US" w:eastAsia="de-DE"/>
              </w:rPr>
            </w:pPr>
            <w:r>
              <w:rPr>
                <w:noProof/>
                <w:lang w:val="en-US" w:eastAsia="de-DE"/>
              </w:rPr>
              <w:t>Vector containing names of cohorts</w:t>
            </w:r>
          </w:p>
        </w:tc>
      </w:tr>
      <w:tr w:rsidR="00510916" w:rsidRPr="00947701" w14:paraId="249FF1B3" w14:textId="77777777" w:rsidTr="004150D9">
        <w:tc>
          <w:tcPr>
            <w:tcW w:w="3501" w:type="dxa"/>
          </w:tcPr>
          <w:p w14:paraId="2EACFCB3" w14:textId="77777777" w:rsidR="00510916" w:rsidRDefault="00510916" w:rsidP="00510916">
            <w:pPr>
              <w:jc w:val="both"/>
              <w:rPr>
                <w:lang w:val="en-US"/>
              </w:rPr>
            </w:pPr>
            <w:r>
              <w:rPr>
                <w:lang w:val="en-US"/>
              </w:rPr>
              <w:t>reduce.group</w:t>
            </w:r>
          </w:p>
        </w:tc>
        <w:tc>
          <w:tcPr>
            <w:tcW w:w="2872" w:type="dxa"/>
          </w:tcPr>
          <w:p w14:paraId="3D671FD7" w14:textId="77777777" w:rsidR="00510916" w:rsidRDefault="00510916" w:rsidP="00510916">
            <w:pPr>
              <w:jc w:val="both"/>
              <w:rPr>
                <w:lang w:val="en-US"/>
              </w:rPr>
            </w:pPr>
            <w:r>
              <w:rPr>
                <w:lang w:val="en-US"/>
              </w:rPr>
              <w:t>NULL</w:t>
            </w:r>
          </w:p>
        </w:tc>
        <w:tc>
          <w:tcPr>
            <w:tcW w:w="2689" w:type="dxa"/>
          </w:tcPr>
          <w:p w14:paraId="383D5984" w14:textId="77777777" w:rsidR="00510916" w:rsidRDefault="00510916" w:rsidP="00510916">
            <w:pPr>
              <w:jc w:val="both"/>
              <w:rPr>
                <w:noProof/>
                <w:lang w:val="en-US" w:eastAsia="de-DE"/>
              </w:rPr>
            </w:pPr>
            <w:r>
              <w:rPr>
                <w:noProof/>
                <w:lang w:val="en-US" w:eastAsia="de-DE"/>
              </w:rPr>
              <w:t>Per row: Generation, Sex, Individuals to survive, class of individuals</w:t>
            </w:r>
          </w:p>
        </w:tc>
      </w:tr>
      <w:tr w:rsidR="00510916" w:rsidRPr="0005434E" w14:paraId="675F4256" w14:textId="77777777" w:rsidTr="004150D9">
        <w:tc>
          <w:tcPr>
            <w:tcW w:w="3501" w:type="dxa"/>
          </w:tcPr>
          <w:p w14:paraId="27082437" w14:textId="77777777" w:rsidR="00510916" w:rsidRDefault="00510916" w:rsidP="00510916">
            <w:pPr>
              <w:jc w:val="both"/>
              <w:rPr>
                <w:lang w:val="en-US"/>
              </w:rPr>
            </w:pPr>
            <w:r>
              <w:rPr>
                <w:lang w:val="en-US"/>
              </w:rPr>
              <w:t>reduce.group.selection</w:t>
            </w:r>
          </w:p>
        </w:tc>
        <w:tc>
          <w:tcPr>
            <w:tcW w:w="2872" w:type="dxa"/>
          </w:tcPr>
          <w:p w14:paraId="7E6210B1" w14:textId="77777777" w:rsidR="00510916" w:rsidRDefault="00510916" w:rsidP="00510916">
            <w:pPr>
              <w:jc w:val="both"/>
              <w:rPr>
                <w:lang w:val="en-US"/>
              </w:rPr>
            </w:pPr>
            <w:r>
              <w:rPr>
                <w:lang w:val="en-US"/>
              </w:rPr>
              <w:t>“random”</w:t>
            </w:r>
          </w:p>
        </w:tc>
        <w:tc>
          <w:tcPr>
            <w:tcW w:w="2689" w:type="dxa"/>
          </w:tcPr>
          <w:p w14:paraId="132757C8" w14:textId="77777777" w:rsidR="00510916" w:rsidRDefault="00510916" w:rsidP="00510916">
            <w:pPr>
              <w:jc w:val="both"/>
              <w:rPr>
                <w:noProof/>
                <w:lang w:val="en-US" w:eastAsia="de-DE"/>
              </w:rPr>
            </w:pPr>
            <w:r>
              <w:rPr>
                <w:noProof/>
                <w:lang w:val="en-US" w:eastAsia="de-DE"/>
              </w:rPr>
              <w:t>“function”</w:t>
            </w:r>
          </w:p>
        </w:tc>
      </w:tr>
      <w:tr w:rsidR="00510916" w:rsidRPr="0005434E" w14:paraId="57C637D7" w14:textId="77777777" w:rsidTr="004150D9">
        <w:tc>
          <w:tcPr>
            <w:tcW w:w="3501" w:type="dxa"/>
          </w:tcPr>
          <w:p w14:paraId="4C80BD4D" w14:textId="77777777" w:rsidR="00510916" w:rsidRDefault="00510916" w:rsidP="00510916">
            <w:pPr>
              <w:jc w:val="both"/>
              <w:rPr>
                <w:lang w:val="en-US"/>
              </w:rPr>
            </w:pPr>
            <w:r>
              <w:rPr>
                <w:lang w:val="en-US"/>
              </w:rPr>
              <w:t>new.bv.child</w:t>
            </w:r>
          </w:p>
        </w:tc>
        <w:tc>
          <w:tcPr>
            <w:tcW w:w="2872" w:type="dxa"/>
          </w:tcPr>
          <w:p w14:paraId="01EB0792" w14:textId="77777777" w:rsidR="00510916" w:rsidRDefault="00510916" w:rsidP="00510916">
            <w:pPr>
              <w:jc w:val="both"/>
              <w:rPr>
                <w:lang w:val="en-US"/>
              </w:rPr>
            </w:pPr>
            <w:r>
              <w:rPr>
                <w:lang w:val="en-US"/>
              </w:rPr>
              <w:t>phenotyping.child</w:t>
            </w:r>
          </w:p>
        </w:tc>
        <w:tc>
          <w:tcPr>
            <w:tcW w:w="2689" w:type="dxa"/>
          </w:tcPr>
          <w:p w14:paraId="308E224A" w14:textId="77777777" w:rsidR="00510916" w:rsidRDefault="00510916" w:rsidP="00510916">
            <w:pPr>
              <w:jc w:val="both"/>
              <w:rPr>
                <w:noProof/>
                <w:lang w:val="en-US" w:eastAsia="de-DE"/>
              </w:rPr>
            </w:pPr>
            <w:r>
              <w:rPr>
                <w:lang w:val="en-US"/>
              </w:rPr>
              <w:t>“zero”</w:t>
            </w:r>
            <w:r>
              <w:rPr>
                <w:noProof/>
                <w:lang w:val="en-US" w:eastAsia="de-DE"/>
              </w:rPr>
              <w:t>, “mean”, “obs”</w:t>
            </w:r>
          </w:p>
        </w:tc>
      </w:tr>
      <w:tr w:rsidR="00510916" w:rsidRPr="00947701" w14:paraId="0B17EC13" w14:textId="77777777" w:rsidTr="004150D9">
        <w:tc>
          <w:tcPr>
            <w:tcW w:w="3501" w:type="dxa"/>
          </w:tcPr>
          <w:p w14:paraId="6A592478" w14:textId="77777777" w:rsidR="00510916" w:rsidRDefault="00510916" w:rsidP="00510916">
            <w:pPr>
              <w:jc w:val="both"/>
              <w:rPr>
                <w:lang w:val="en-US"/>
              </w:rPr>
            </w:pPr>
            <w:r>
              <w:rPr>
                <w:lang w:val="en-US"/>
              </w:rPr>
              <w:t>computation.A</w:t>
            </w:r>
          </w:p>
        </w:tc>
        <w:tc>
          <w:tcPr>
            <w:tcW w:w="2872" w:type="dxa"/>
          </w:tcPr>
          <w:p w14:paraId="78D908F9" w14:textId="77777777" w:rsidR="00510916" w:rsidRDefault="00510916" w:rsidP="00510916">
            <w:pPr>
              <w:jc w:val="both"/>
              <w:rPr>
                <w:lang w:val="en-US"/>
              </w:rPr>
            </w:pPr>
            <w:r>
              <w:rPr>
                <w:lang w:val="en-US"/>
              </w:rPr>
              <w:t>“vanRaden”</w:t>
            </w:r>
          </w:p>
        </w:tc>
        <w:tc>
          <w:tcPr>
            <w:tcW w:w="2689" w:type="dxa"/>
          </w:tcPr>
          <w:p w14:paraId="393A428D" w14:textId="77777777" w:rsidR="00510916" w:rsidRDefault="00510916" w:rsidP="00510916">
            <w:pPr>
              <w:jc w:val="both"/>
              <w:rPr>
                <w:noProof/>
                <w:lang w:val="en-US" w:eastAsia="de-DE"/>
              </w:rPr>
            </w:pPr>
            <w:r>
              <w:rPr>
                <w:noProof/>
                <w:lang w:val="en-US" w:eastAsia="de-DE"/>
              </w:rPr>
              <w:t>“kinship”, “CE”, “CM”, “non_stand”</w:t>
            </w:r>
          </w:p>
        </w:tc>
      </w:tr>
      <w:tr w:rsidR="00510916" w:rsidRPr="0005434E" w14:paraId="6117DC7B" w14:textId="77777777" w:rsidTr="004150D9">
        <w:tc>
          <w:tcPr>
            <w:tcW w:w="3501" w:type="dxa"/>
          </w:tcPr>
          <w:p w14:paraId="2FC84801" w14:textId="77777777" w:rsidR="00510916" w:rsidRDefault="00510916" w:rsidP="00510916">
            <w:pPr>
              <w:jc w:val="both"/>
              <w:rPr>
                <w:lang w:val="en-US"/>
              </w:rPr>
            </w:pPr>
            <w:r>
              <w:rPr>
                <w:lang w:val="en-US"/>
              </w:rPr>
              <w:t>computation.A.ogc</w:t>
            </w:r>
          </w:p>
        </w:tc>
        <w:tc>
          <w:tcPr>
            <w:tcW w:w="2872" w:type="dxa"/>
          </w:tcPr>
          <w:p w14:paraId="317F238F" w14:textId="77777777" w:rsidR="00510916" w:rsidRDefault="00510916" w:rsidP="00510916">
            <w:pPr>
              <w:jc w:val="both"/>
              <w:rPr>
                <w:lang w:val="en-US"/>
              </w:rPr>
            </w:pPr>
            <w:r>
              <w:rPr>
                <w:lang w:val="en-US"/>
              </w:rPr>
              <w:t>“pedigree”</w:t>
            </w:r>
          </w:p>
        </w:tc>
        <w:tc>
          <w:tcPr>
            <w:tcW w:w="2689" w:type="dxa"/>
          </w:tcPr>
          <w:p w14:paraId="7583EC94" w14:textId="77777777" w:rsidR="00510916" w:rsidRDefault="00510916" w:rsidP="00510916">
            <w:pPr>
              <w:jc w:val="both"/>
              <w:rPr>
                <w:noProof/>
                <w:lang w:val="en-US" w:eastAsia="de-DE"/>
              </w:rPr>
            </w:pPr>
            <w:r>
              <w:rPr>
                <w:noProof/>
                <w:lang w:val="en-US" w:eastAsia="de-DE"/>
              </w:rPr>
              <w:t>“vanRaden”</w:t>
            </w:r>
          </w:p>
        </w:tc>
      </w:tr>
      <w:tr w:rsidR="00510916" w:rsidRPr="0005434E" w14:paraId="5937BBB1" w14:textId="77777777" w:rsidTr="004150D9">
        <w:tc>
          <w:tcPr>
            <w:tcW w:w="3501" w:type="dxa"/>
          </w:tcPr>
          <w:p w14:paraId="6B72381E" w14:textId="77777777" w:rsidR="00510916" w:rsidRDefault="00510916" w:rsidP="00510916">
            <w:pPr>
              <w:jc w:val="both"/>
              <w:rPr>
                <w:lang w:val="en-US"/>
              </w:rPr>
            </w:pPr>
            <w:r w:rsidRPr="008949B6">
              <w:rPr>
                <w:lang w:val="en-US"/>
              </w:rPr>
              <w:t>offspring.bve.parents.gen</w:t>
            </w:r>
          </w:p>
        </w:tc>
        <w:tc>
          <w:tcPr>
            <w:tcW w:w="2872" w:type="dxa"/>
          </w:tcPr>
          <w:p w14:paraId="17DFC426" w14:textId="77777777" w:rsidR="00510916" w:rsidRDefault="00510916" w:rsidP="00510916">
            <w:pPr>
              <w:jc w:val="both"/>
              <w:rPr>
                <w:lang w:val="en-US"/>
              </w:rPr>
            </w:pPr>
            <w:r>
              <w:rPr>
                <w:lang w:val="en-US"/>
              </w:rPr>
              <w:t>NULL</w:t>
            </w:r>
          </w:p>
        </w:tc>
        <w:tc>
          <w:tcPr>
            <w:tcW w:w="2689" w:type="dxa"/>
          </w:tcPr>
          <w:p w14:paraId="7E7492FC" w14:textId="77777777" w:rsidR="00510916" w:rsidRDefault="00510916" w:rsidP="00510916">
            <w:pPr>
              <w:jc w:val="both"/>
              <w:rPr>
                <w:noProof/>
                <w:lang w:val="en-US" w:eastAsia="de-DE"/>
              </w:rPr>
            </w:pPr>
            <w:r>
              <w:rPr>
                <w:noProof/>
                <w:lang w:eastAsia="de-DE"/>
              </w:rPr>
              <w:t>1:3</w:t>
            </w:r>
          </w:p>
        </w:tc>
      </w:tr>
      <w:tr w:rsidR="00510916" w:rsidRPr="0005434E" w14:paraId="4BD968ED" w14:textId="77777777" w:rsidTr="004150D9">
        <w:tc>
          <w:tcPr>
            <w:tcW w:w="3501" w:type="dxa"/>
          </w:tcPr>
          <w:p w14:paraId="4A284FBD" w14:textId="77777777" w:rsidR="00510916" w:rsidRDefault="00510916" w:rsidP="00510916">
            <w:pPr>
              <w:jc w:val="both"/>
              <w:rPr>
                <w:lang w:val="en-US"/>
              </w:rPr>
            </w:pPr>
            <w:r w:rsidRPr="008949B6">
              <w:rPr>
                <w:lang w:val="en-US"/>
              </w:rPr>
              <w:t>offspring.bve.parents.database</w:t>
            </w:r>
          </w:p>
        </w:tc>
        <w:tc>
          <w:tcPr>
            <w:tcW w:w="2872" w:type="dxa"/>
          </w:tcPr>
          <w:p w14:paraId="0787E8B8" w14:textId="77777777" w:rsidR="00510916" w:rsidRDefault="00510916" w:rsidP="00510916">
            <w:pPr>
              <w:jc w:val="both"/>
              <w:rPr>
                <w:lang w:val="en-US"/>
              </w:rPr>
            </w:pPr>
            <w:r>
              <w:rPr>
                <w:lang w:val="en-US"/>
              </w:rPr>
              <w:t>NULL</w:t>
            </w:r>
          </w:p>
        </w:tc>
        <w:tc>
          <w:tcPr>
            <w:tcW w:w="2689" w:type="dxa"/>
          </w:tcPr>
          <w:p w14:paraId="03F79345" w14:textId="77777777" w:rsidR="00510916" w:rsidRDefault="00510916" w:rsidP="00510916">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0E2DEE7D" w14:textId="77777777" w:rsidTr="004150D9">
        <w:tc>
          <w:tcPr>
            <w:tcW w:w="3501" w:type="dxa"/>
          </w:tcPr>
          <w:p w14:paraId="6E9B220A" w14:textId="77777777" w:rsidR="00510916" w:rsidRDefault="00510916" w:rsidP="00510916">
            <w:pPr>
              <w:jc w:val="both"/>
              <w:rPr>
                <w:lang w:val="en-US"/>
              </w:rPr>
            </w:pPr>
            <w:r w:rsidRPr="008949B6">
              <w:rPr>
                <w:lang w:val="en-US"/>
              </w:rPr>
              <w:t>offspring.bve.parents.</w:t>
            </w:r>
            <w:r>
              <w:rPr>
                <w:lang w:val="en-US"/>
              </w:rPr>
              <w:t>cohorts</w:t>
            </w:r>
          </w:p>
        </w:tc>
        <w:tc>
          <w:tcPr>
            <w:tcW w:w="2872" w:type="dxa"/>
          </w:tcPr>
          <w:p w14:paraId="5075C095" w14:textId="77777777" w:rsidR="00510916" w:rsidRDefault="00510916" w:rsidP="00510916">
            <w:pPr>
              <w:jc w:val="both"/>
              <w:rPr>
                <w:lang w:val="en-US"/>
              </w:rPr>
            </w:pPr>
            <w:r>
              <w:rPr>
                <w:lang w:val="en-US"/>
              </w:rPr>
              <w:t>NULL</w:t>
            </w:r>
          </w:p>
        </w:tc>
        <w:tc>
          <w:tcPr>
            <w:tcW w:w="2689" w:type="dxa"/>
          </w:tcPr>
          <w:p w14:paraId="506A0425"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05434E" w14:paraId="06FCBFE9" w14:textId="77777777" w:rsidTr="004150D9">
        <w:tc>
          <w:tcPr>
            <w:tcW w:w="3501" w:type="dxa"/>
          </w:tcPr>
          <w:p w14:paraId="1322EC3B" w14:textId="77777777" w:rsidR="00510916" w:rsidRDefault="00510916" w:rsidP="00510916">
            <w:pPr>
              <w:jc w:val="both"/>
              <w:rPr>
                <w:lang w:val="en-US"/>
              </w:rPr>
            </w:pPr>
            <w:r w:rsidRPr="00312C4B">
              <w:rPr>
                <w:lang w:val="en-US"/>
              </w:rPr>
              <w:t>offspring.bve.offspring.gen</w:t>
            </w:r>
          </w:p>
        </w:tc>
        <w:tc>
          <w:tcPr>
            <w:tcW w:w="2872" w:type="dxa"/>
          </w:tcPr>
          <w:p w14:paraId="3DCD5D77" w14:textId="77777777" w:rsidR="00510916" w:rsidRDefault="00510916" w:rsidP="00510916">
            <w:pPr>
              <w:jc w:val="both"/>
              <w:rPr>
                <w:lang w:val="en-US"/>
              </w:rPr>
            </w:pPr>
            <w:r>
              <w:rPr>
                <w:lang w:val="en-US"/>
              </w:rPr>
              <w:t>NULL</w:t>
            </w:r>
          </w:p>
        </w:tc>
        <w:tc>
          <w:tcPr>
            <w:tcW w:w="2689" w:type="dxa"/>
          </w:tcPr>
          <w:p w14:paraId="0A876365" w14:textId="77777777" w:rsidR="00510916" w:rsidRDefault="00510916" w:rsidP="00510916">
            <w:pPr>
              <w:jc w:val="both"/>
              <w:rPr>
                <w:noProof/>
                <w:lang w:val="en-US" w:eastAsia="de-DE"/>
              </w:rPr>
            </w:pPr>
            <w:r>
              <w:rPr>
                <w:noProof/>
                <w:lang w:eastAsia="de-DE"/>
              </w:rPr>
              <w:t>1:3</w:t>
            </w:r>
          </w:p>
        </w:tc>
      </w:tr>
      <w:tr w:rsidR="00510916" w:rsidRPr="0005434E" w14:paraId="38EF337E" w14:textId="77777777" w:rsidTr="004150D9">
        <w:tc>
          <w:tcPr>
            <w:tcW w:w="3501" w:type="dxa"/>
          </w:tcPr>
          <w:p w14:paraId="295AF32F" w14:textId="77777777" w:rsidR="00510916" w:rsidRDefault="00510916" w:rsidP="00510916">
            <w:pPr>
              <w:jc w:val="both"/>
              <w:rPr>
                <w:lang w:val="en-US"/>
              </w:rPr>
            </w:pPr>
            <w:r w:rsidRPr="00312C4B">
              <w:rPr>
                <w:lang w:val="en-US"/>
              </w:rPr>
              <w:t>offspring.bve.offspring.</w:t>
            </w:r>
            <w:r>
              <w:rPr>
                <w:lang w:val="en-US"/>
              </w:rPr>
              <w:t>database</w:t>
            </w:r>
          </w:p>
        </w:tc>
        <w:tc>
          <w:tcPr>
            <w:tcW w:w="2872" w:type="dxa"/>
          </w:tcPr>
          <w:p w14:paraId="21302BFE" w14:textId="77777777" w:rsidR="00510916" w:rsidRDefault="00510916" w:rsidP="00510916">
            <w:pPr>
              <w:jc w:val="both"/>
              <w:rPr>
                <w:lang w:val="en-US"/>
              </w:rPr>
            </w:pPr>
            <w:r>
              <w:rPr>
                <w:lang w:val="en-US"/>
              </w:rPr>
              <w:t>NULL</w:t>
            </w:r>
          </w:p>
        </w:tc>
        <w:tc>
          <w:tcPr>
            <w:tcW w:w="2689" w:type="dxa"/>
          </w:tcPr>
          <w:p w14:paraId="5014618D" w14:textId="77777777" w:rsidR="00510916" w:rsidRDefault="00510916" w:rsidP="00510916">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510916" w:rsidRPr="0005434E" w14:paraId="50DC3241" w14:textId="77777777" w:rsidTr="004150D9">
        <w:tc>
          <w:tcPr>
            <w:tcW w:w="3501" w:type="dxa"/>
          </w:tcPr>
          <w:p w14:paraId="4B97375F" w14:textId="77777777" w:rsidR="00510916" w:rsidRDefault="00510916" w:rsidP="00510916">
            <w:pPr>
              <w:jc w:val="both"/>
              <w:rPr>
                <w:lang w:val="en-US"/>
              </w:rPr>
            </w:pPr>
            <w:r w:rsidRPr="00312C4B">
              <w:rPr>
                <w:lang w:val="en-US"/>
              </w:rPr>
              <w:t>offspring.bve.offspring.</w:t>
            </w:r>
            <w:r>
              <w:rPr>
                <w:lang w:val="en-US"/>
              </w:rPr>
              <w:t>cohorts</w:t>
            </w:r>
          </w:p>
        </w:tc>
        <w:tc>
          <w:tcPr>
            <w:tcW w:w="2872" w:type="dxa"/>
          </w:tcPr>
          <w:p w14:paraId="0334261C" w14:textId="77777777" w:rsidR="00510916" w:rsidRDefault="00510916" w:rsidP="00510916">
            <w:pPr>
              <w:jc w:val="both"/>
              <w:rPr>
                <w:lang w:val="en-US"/>
              </w:rPr>
            </w:pPr>
            <w:r>
              <w:rPr>
                <w:lang w:val="en-US"/>
              </w:rPr>
              <w:t xml:space="preserve">NULL </w:t>
            </w:r>
          </w:p>
        </w:tc>
        <w:tc>
          <w:tcPr>
            <w:tcW w:w="2689" w:type="dxa"/>
          </w:tcPr>
          <w:p w14:paraId="02A6B78C" w14:textId="77777777" w:rsidR="00510916" w:rsidRDefault="00510916" w:rsidP="00510916">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10916" w:rsidRPr="0005434E" w14:paraId="2AD9FA34" w14:textId="77777777" w:rsidTr="004150D9">
        <w:tc>
          <w:tcPr>
            <w:tcW w:w="3501" w:type="dxa"/>
          </w:tcPr>
          <w:p w14:paraId="2A80C186" w14:textId="77777777" w:rsidR="00510916" w:rsidRDefault="00510916" w:rsidP="00510916">
            <w:pPr>
              <w:jc w:val="both"/>
              <w:rPr>
                <w:lang w:val="en-US"/>
              </w:rPr>
            </w:pPr>
            <w:r>
              <w:rPr>
                <w:lang w:val="en-US"/>
              </w:rPr>
              <w:t>new.phenotype.correlation</w:t>
            </w:r>
          </w:p>
        </w:tc>
        <w:tc>
          <w:tcPr>
            <w:tcW w:w="2872" w:type="dxa"/>
          </w:tcPr>
          <w:p w14:paraId="288D02AE" w14:textId="77777777" w:rsidR="00510916" w:rsidRDefault="00510916" w:rsidP="00510916">
            <w:pPr>
              <w:jc w:val="both"/>
              <w:rPr>
                <w:lang w:val="en-US"/>
              </w:rPr>
            </w:pPr>
            <w:r>
              <w:rPr>
                <w:lang w:val="en-US"/>
              </w:rPr>
              <w:t>NULL</w:t>
            </w:r>
          </w:p>
        </w:tc>
        <w:tc>
          <w:tcPr>
            <w:tcW w:w="2689" w:type="dxa"/>
          </w:tcPr>
          <w:p w14:paraId="44AC8E40" w14:textId="77777777" w:rsidR="00510916" w:rsidRDefault="00510916" w:rsidP="00510916">
            <w:pPr>
              <w:jc w:val="both"/>
              <w:rPr>
                <w:noProof/>
                <w:lang w:val="en-US" w:eastAsia="de-DE"/>
              </w:rPr>
            </w:pPr>
            <w:r w:rsidRPr="00291A0E">
              <w:rPr>
                <w:noProof/>
                <w:lang w:val="en-US" w:eastAsia="de-DE"/>
              </w:rPr>
              <w:t>Positive definite matrix</w:t>
            </w:r>
          </w:p>
        </w:tc>
      </w:tr>
      <w:tr w:rsidR="00510916" w:rsidRPr="00947701" w14:paraId="043D35E7" w14:textId="77777777" w:rsidTr="004150D9">
        <w:tc>
          <w:tcPr>
            <w:tcW w:w="3501" w:type="dxa"/>
          </w:tcPr>
          <w:p w14:paraId="449E07D5" w14:textId="75258BF4" w:rsidR="00510916" w:rsidRDefault="00510916" w:rsidP="00510916">
            <w:pPr>
              <w:jc w:val="both"/>
              <w:rPr>
                <w:lang w:val="en-US"/>
              </w:rPr>
            </w:pPr>
            <w:r w:rsidRPr="008D6E8A">
              <w:rPr>
                <w:lang w:val="en-US"/>
              </w:rPr>
              <w:t>multiple.bve.weights.m</w:t>
            </w:r>
          </w:p>
        </w:tc>
        <w:tc>
          <w:tcPr>
            <w:tcW w:w="2872" w:type="dxa"/>
          </w:tcPr>
          <w:p w14:paraId="7D9F45F3" w14:textId="77777777" w:rsidR="00510916" w:rsidRDefault="00510916" w:rsidP="00510916">
            <w:pPr>
              <w:jc w:val="both"/>
              <w:rPr>
                <w:lang w:val="en-US"/>
              </w:rPr>
            </w:pPr>
          </w:p>
        </w:tc>
        <w:tc>
          <w:tcPr>
            <w:tcW w:w="2689" w:type="dxa"/>
          </w:tcPr>
          <w:p w14:paraId="624B77BB" w14:textId="561B206F" w:rsidR="00510916" w:rsidRPr="00291A0E" w:rsidRDefault="00510916" w:rsidP="00510916">
            <w:pPr>
              <w:jc w:val="both"/>
              <w:rPr>
                <w:noProof/>
                <w:lang w:val="en-US" w:eastAsia="de-DE"/>
              </w:rPr>
            </w:pPr>
            <w:r>
              <w:rPr>
                <w:noProof/>
                <w:lang w:val="en-US" w:eastAsia="de-DE"/>
              </w:rPr>
              <w:t xml:space="preserve">Use </w:t>
            </w:r>
            <w:r w:rsidRPr="008D6E8A">
              <w:rPr>
                <w:noProof/>
                <w:lang w:val="en-US" w:eastAsia="de-DE"/>
              </w:rPr>
              <w:t>selection.index.weights.m</w:t>
            </w:r>
          </w:p>
        </w:tc>
      </w:tr>
      <w:tr w:rsidR="00510916" w:rsidRPr="00947701" w14:paraId="28933DC5" w14:textId="77777777" w:rsidTr="004150D9">
        <w:tc>
          <w:tcPr>
            <w:tcW w:w="3501" w:type="dxa"/>
          </w:tcPr>
          <w:p w14:paraId="2E045A36" w14:textId="6AC42E9F" w:rsidR="00510916" w:rsidRPr="008D6E8A" w:rsidRDefault="00510916" w:rsidP="00510916">
            <w:pPr>
              <w:jc w:val="both"/>
              <w:rPr>
                <w:lang w:val="en-US"/>
              </w:rPr>
            </w:pPr>
            <w:r w:rsidRPr="008D6E8A">
              <w:rPr>
                <w:lang w:val="en-US"/>
              </w:rPr>
              <w:t>multiple.bve.scale.m</w:t>
            </w:r>
          </w:p>
        </w:tc>
        <w:tc>
          <w:tcPr>
            <w:tcW w:w="2872" w:type="dxa"/>
          </w:tcPr>
          <w:p w14:paraId="7805A002" w14:textId="77777777" w:rsidR="00510916" w:rsidRDefault="00510916" w:rsidP="00510916">
            <w:pPr>
              <w:jc w:val="both"/>
              <w:rPr>
                <w:lang w:val="en-US"/>
              </w:rPr>
            </w:pPr>
          </w:p>
        </w:tc>
        <w:tc>
          <w:tcPr>
            <w:tcW w:w="2689" w:type="dxa"/>
          </w:tcPr>
          <w:p w14:paraId="0AD85721" w14:textId="282DE8E6" w:rsidR="00510916" w:rsidRPr="00291A0E" w:rsidRDefault="00510916" w:rsidP="00510916">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34" w:name="_Ref70667958"/>
      <w:bookmarkStart w:id="235" w:name="_Toc169534609"/>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34"/>
      <w:bookmarkEnd w:id="235"/>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36"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947701"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947701"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947701"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947701"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7EC9E577"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C51DF7">
              <w:rPr>
                <w:lang w:val="en-US"/>
              </w:rPr>
              <w:t>14</w:t>
            </w:r>
            <w:r>
              <w:rPr>
                <w:lang w:val="en-US"/>
              </w:rPr>
              <w:fldChar w:fldCharType="end"/>
            </w:r>
          </w:p>
        </w:tc>
      </w:tr>
      <w:tr w:rsidR="00B119DA" w:rsidRPr="00947701"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947701"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947701"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947701"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947701"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947701"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947701"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947701"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947701"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947701"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947701"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947701"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947701"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947701"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947701"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947701"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rsidRPr="00947701"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947701"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947701"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947701"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rsidRPr="00947701"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947701"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947701"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947701"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947701"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947701"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947701"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rsidRPr="00947701"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rsidRPr="00947701"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rsidRPr="00947701"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rsidRPr="00947701"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rsidRPr="00947701"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rsidRPr="00947701"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rsidRPr="00947701"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rsidRPr="00947701"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rsidRPr="00947701"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rsidRPr="00947701"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rsidRPr="00947701"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rsidRPr="00947701"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rsidRPr="00947701"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947701"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947701"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37" w:name="_Ref70667959"/>
      <w:bookmarkStart w:id="238" w:name="_Toc169534610"/>
      <w:r>
        <w:rPr>
          <w:lang w:val="en-US"/>
        </w:rPr>
        <w:lastRenderedPageBreak/>
        <w:t>List of datasets included in the package</w:t>
      </w:r>
      <w:bookmarkEnd w:id="232"/>
      <w:bookmarkEnd w:id="236"/>
      <w:bookmarkEnd w:id="237"/>
      <w:bookmarkEnd w:id="238"/>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947701"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947701"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947701"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947701"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947701"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947701"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947701"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947701"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947701"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947701"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947701"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39" w:name="_Ref42257222"/>
      <w:bookmarkStart w:id="240" w:name="_Ref16775970"/>
      <w:r>
        <w:rPr>
          <w:lang w:val="en-US"/>
        </w:rPr>
        <w:br w:type="page"/>
      </w:r>
    </w:p>
    <w:p w14:paraId="5139BF40" w14:textId="77777777" w:rsidR="00DD327D" w:rsidRDefault="00DD327D" w:rsidP="00DF7796">
      <w:pPr>
        <w:pStyle w:val="Heading1"/>
        <w:jc w:val="both"/>
        <w:rPr>
          <w:lang w:val="en-US"/>
        </w:rPr>
      </w:pPr>
      <w:bookmarkStart w:id="241" w:name="_Ref70668045"/>
      <w:bookmarkStart w:id="242" w:name="_Toc169534611"/>
      <w:r>
        <w:rPr>
          <w:lang w:val="en-US"/>
        </w:rPr>
        <w:lastRenderedPageBreak/>
        <w:t>On the generation of traits</w:t>
      </w:r>
      <w:bookmarkEnd w:id="239"/>
      <w:bookmarkEnd w:id="241"/>
      <w:bookmarkEnd w:id="242"/>
    </w:p>
    <w:p w14:paraId="5139BF41" w14:textId="2928FA42"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C51DF7">
        <w:rPr>
          <w:lang w:val="en-US"/>
        </w:rPr>
        <w:t>4.3</w:t>
      </w:r>
      <w:r>
        <w:rPr>
          <w:lang w:val="en-US"/>
        </w:rPr>
        <w:fldChar w:fldCharType="end"/>
      </w:r>
      <w:r>
        <w:rPr>
          <w:lang w:val="en-US"/>
        </w:rPr>
        <w:t>.</w:t>
      </w:r>
    </w:p>
    <w:p w14:paraId="5139BF42" w14:textId="77777777" w:rsidR="00BE264F" w:rsidRDefault="00BE264F" w:rsidP="00DA77D9">
      <w:pPr>
        <w:pStyle w:val="Heading2"/>
      </w:pPr>
      <w:bookmarkStart w:id="243" w:name="_Toc169534612"/>
      <w:r>
        <w:t>General</w:t>
      </w:r>
      <w:bookmarkEnd w:id="243"/>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ins w:id="244" w:author="Pook, Torsten" w:date="2025-05-02T10:18:00Z">
                  <w:rPr>
                    <w:rFonts w:ascii="Cambria Math" w:hAnsi="Cambria Math"/>
                    <w:i/>
                    <w:lang w:val="en-US"/>
                  </w:rPr>
                </w:ins>
              </m:ctrlPr>
            </m:dPr>
            <m:e>
              <m:m>
                <m:mPr>
                  <m:mcs>
                    <m:mc>
                      <m:mcPr>
                        <m:count m:val="1"/>
                        <m:mcJc m:val="center"/>
                      </m:mcPr>
                    </m:mc>
                  </m:mcs>
                  <m:ctrlPr>
                    <w:ins w:id="245" w:author="Pook, Torsten" w:date="2025-05-02T10:18:00Z">
                      <w:rPr>
                        <w:rFonts w:ascii="Cambria Math" w:hAnsi="Cambria Math"/>
                        <w:i/>
                        <w:lang w:val="en-US"/>
                      </w:rPr>
                    </w:ins>
                  </m:ctrlPr>
                </m:mPr>
                <m:mr>
                  <m:e>
                    <m:sSub>
                      <m:sSubPr>
                        <m:ctrlPr>
                          <w:ins w:id="246" w:author="Pook, Torsten" w:date="2025-05-02T10:18:00Z">
                            <w:rPr>
                              <w:rFonts w:ascii="Cambria Math" w:hAnsi="Cambria Math"/>
                              <w:i/>
                              <w:lang w:val="en-US"/>
                            </w:rPr>
                          </w:ins>
                        </m:ctrlPr>
                      </m:sSubPr>
                      <m:e>
                        <m:r>
                          <w:rPr>
                            <w:rFonts w:ascii="Cambria Math" w:hAnsi="Cambria Math"/>
                            <w:lang w:val="en-US"/>
                          </w:rPr>
                          <m:t>X</m:t>
                        </m:r>
                      </m:e>
                      <m:sub>
                        <m:r>
                          <w:rPr>
                            <w:rFonts w:ascii="Cambria Math" w:hAnsi="Cambria Math"/>
                            <w:lang w:val="en-US"/>
                          </w:rPr>
                          <m:t>1</m:t>
                        </m:r>
                      </m:sub>
                    </m:sSub>
                  </m:e>
                </m:mr>
                <m:mr>
                  <m:e>
                    <m:sSub>
                      <m:sSubPr>
                        <m:ctrlPr>
                          <w:ins w:id="247" w:author="Pook, Torsten" w:date="2025-05-02T10:18:00Z">
                            <w:rPr>
                              <w:rFonts w:ascii="Cambria Math" w:hAnsi="Cambria Math"/>
                              <w:i/>
                              <w:lang w:val="en-US"/>
                            </w:rPr>
                          </w:ins>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ins w:id="248" w:author="Pook, Torsten" w:date="2025-05-02T10:18:00Z">
                  <w:rPr>
                    <w:rFonts w:ascii="Cambria Math" w:hAnsi="Cambria Math"/>
                    <w:i/>
                    <w:lang w:val="en-US"/>
                  </w:rPr>
                </w:ins>
              </m:ctrlPr>
            </m:dPr>
            <m:e>
              <m:r>
                <w:rPr>
                  <w:rFonts w:ascii="Cambria Math" w:hAnsi="Cambria Math"/>
                  <w:lang w:val="en-US"/>
                </w:rPr>
                <m:t xml:space="preserve"> </m:t>
              </m:r>
              <m:d>
                <m:dPr>
                  <m:ctrlPr>
                    <w:ins w:id="249" w:author="Pook, Torsten" w:date="2025-05-02T10:18:00Z">
                      <w:rPr>
                        <w:rFonts w:ascii="Cambria Math" w:hAnsi="Cambria Math"/>
                        <w:i/>
                        <w:lang w:val="en-US"/>
                      </w:rPr>
                    </w:ins>
                  </m:ctrlPr>
                </m:dPr>
                <m:e>
                  <m:m>
                    <m:mPr>
                      <m:mcs>
                        <m:mc>
                          <m:mcPr>
                            <m:count m:val="1"/>
                            <m:mcJc m:val="center"/>
                          </m:mcPr>
                        </m:mc>
                      </m:mcs>
                      <m:ctrlPr>
                        <w:ins w:id="250" w:author="Pook, Torsten" w:date="2025-05-02T10:18:00Z">
                          <w:rPr>
                            <w:rFonts w:ascii="Cambria Math" w:hAnsi="Cambria Math"/>
                            <w:i/>
                            <w:lang w:val="en-US"/>
                          </w:rPr>
                        </w:ins>
                      </m:ctrlPr>
                    </m:mPr>
                    <m:mr>
                      <m:e>
                        <m:sSub>
                          <m:sSubPr>
                            <m:ctrlPr>
                              <w:ins w:id="251" w:author="Pook, Torsten" w:date="2025-05-02T10:18:00Z">
                                <w:rPr>
                                  <w:rFonts w:ascii="Cambria Math" w:hAnsi="Cambria Math"/>
                                  <w:i/>
                                  <w:lang w:val="en-US"/>
                                </w:rPr>
                              </w:ins>
                            </m:ctrlPr>
                          </m:sSubPr>
                          <m:e>
                            <m:r>
                              <w:rPr>
                                <w:rFonts w:ascii="Cambria Math" w:hAnsi="Cambria Math"/>
                                <w:lang w:val="en-US"/>
                              </w:rPr>
                              <m:t>μ</m:t>
                            </m:r>
                          </m:e>
                          <m:sub>
                            <m:r>
                              <w:rPr>
                                <w:rFonts w:ascii="Cambria Math" w:hAnsi="Cambria Math"/>
                                <w:lang w:val="en-US"/>
                              </w:rPr>
                              <m:t>1</m:t>
                            </m:r>
                          </m:sub>
                        </m:sSub>
                      </m:e>
                    </m:mr>
                    <m:mr>
                      <m:e>
                        <m:sSub>
                          <m:sSubPr>
                            <m:ctrlPr>
                              <w:ins w:id="252" w:author="Pook, Torsten" w:date="2025-05-02T10:18:00Z">
                                <w:rPr>
                                  <w:rFonts w:ascii="Cambria Math" w:hAnsi="Cambria Math"/>
                                  <w:i/>
                                  <w:lang w:val="en-US"/>
                                </w:rPr>
                              </w:ins>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ins w:id="253" w:author="Pook, Torsten" w:date="2025-05-02T10:18:00Z">
                      <w:rPr>
                        <w:rFonts w:ascii="Cambria Math" w:hAnsi="Cambria Math"/>
                        <w:i/>
                        <w:lang w:val="en-US"/>
                      </w:rPr>
                    </w:ins>
                  </m:ctrlPr>
                </m:dPr>
                <m:e>
                  <m:m>
                    <m:mPr>
                      <m:mcs>
                        <m:mc>
                          <m:mcPr>
                            <m:count m:val="2"/>
                            <m:mcJc m:val="center"/>
                          </m:mcPr>
                        </m:mc>
                      </m:mcs>
                      <m:ctrlPr>
                        <w:ins w:id="254" w:author="Pook, Torsten" w:date="2025-05-02T10:18:00Z">
                          <w:rPr>
                            <w:rFonts w:ascii="Cambria Math" w:hAnsi="Cambria Math"/>
                            <w:i/>
                            <w:lang w:val="en-US"/>
                          </w:rPr>
                        </w:ins>
                      </m:ctrlPr>
                    </m:mPr>
                    <m:mr>
                      <m:e>
                        <m:r>
                          <w:rPr>
                            <w:rFonts w:ascii="Cambria Math" w:hAnsi="Cambria Math"/>
                            <w:lang w:val="en-US"/>
                          </w:rPr>
                          <m:t>A</m:t>
                        </m:r>
                      </m:e>
                      <m:e>
                        <m:r>
                          <w:rPr>
                            <w:rFonts w:ascii="Cambria Math" w:hAnsi="Cambria Math"/>
                            <w:lang w:val="en-US"/>
                          </w:rPr>
                          <m:t>B</m:t>
                        </m:r>
                      </m:e>
                    </m:mr>
                    <m:mr>
                      <m:e>
                        <m:sSup>
                          <m:sSupPr>
                            <m:ctrlPr>
                              <w:ins w:id="255" w:author="Pook, Torsten" w:date="2025-05-02T10:18:00Z">
                                <w:rPr>
                                  <w:rFonts w:ascii="Cambria Math" w:hAnsi="Cambria Math"/>
                                  <w:i/>
                                  <w:lang w:val="en-US"/>
                                </w:rPr>
                              </w:ins>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CA3101" w:rsidP="00DD327D">
      <w:pPr>
        <w:rPr>
          <w:rFonts w:eastAsiaTheme="minorEastAsia"/>
          <w:lang w:val="en-US"/>
        </w:rPr>
      </w:pPr>
      <m:oMathPara>
        <m:oMath>
          <m:sSub>
            <m:sSubPr>
              <m:ctrlPr>
                <w:ins w:id="256" w:author="Pook, Torsten" w:date="2025-05-02T10:18:00Z">
                  <w:rPr>
                    <w:rFonts w:ascii="Cambria Math" w:hAnsi="Cambria Math"/>
                    <w:i/>
                    <w:lang w:val="en-US"/>
                  </w:rPr>
                </w:ins>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ins w:id="257" w:author="Pook, Torsten" w:date="2025-05-02T10:18:00Z">
                  <w:rPr>
                    <w:rFonts w:ascii="Cambria Math" w:hAnsi="Cambria Math"/>
                    <w:i/>
                    <w:lang w:val="en-US"/>
                  </w:rPr>
                </w:ins>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ins w:id="258" w:author="Pook, Torsten" w:date="2025-05-02T10:18:00Z">
                  <w:rPr>
                    <w:rFonts w:ascii="Cambria Math" w:hAnsi="Cambria Math"/>
                    <w:i/>
                    <w:lang w:val="en-US"/>
                  </w:rPr>
                </w:ins>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ins w:id="259" w:author="Pook, Torsten" w:date="2025-05-02T10:18:00Z">
                  <w:rPr>
                    <w:rFonts w:ascii="Cambria Math" w:hAnsi="Cambria Math"/>
                    <w:i/>
                    <w:lang w:val="en-US"/>
                  </w:rPr>
                </w:ins>
              </m:ctrlPr>
            </m:sSupPr>
            <m:e>
              <m:r>
                <w:rPr>
                  <w:rFonts w:ascii="Cambria Math" w:hAnsi="Cambria Math"/>
                  <w:lang w:val="en-US"/>
                </w:rPr>
                <m:t>C</m:t>
              </m:r>
            </m:e>
            <m:sup>
              <m:r>
                <w:rPr>
                  <w:rFonts w:ascii="Cambria Math" w:hAnsi="Cambria Math"/>
                  <w:lang w:val="en-US"/>
                </w:rPr>
                <m:t>-1</m:t>
              </m:r>
            </m:sup>
          </m:sSup>
          <m:d>
            <m:dPr>
              <m:ctrlPr>
                <w:ins w:id="260" w:author="Pook, Torsten" w:date="2025-05-02T10:18:00Z">
                  <w:rPr>
                    <w:rFonts w:ascii="Cambria Math" w:hAnsi="Cambria Math"/>
                    <w:i/>
                    <w:lang w:val="en-US"/>
                  </w:rPr>
                </w:ins>
              </m:ctrlPr>
            </m:dPr>
            <m:e>
              <m:sSub>
                <m:sSubPr>
                  <m:ctrlPr>
                    <w:ins w:id="261" w:author="Pook, Torsten" w:date="2025-05-02T10:18:00Z">
                      <w:rPr>
                        <w:rFonts w:ascii="Cambria Math" w:hAnsi="Cambria Math"/>
                        <w:i/>
                        <w:lang w:val="en-US"/>
                      </w:rPr>
                    </w:ins>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ins w:id="262" w:author="Pook, Torsten" w:date="2025-05-02T10:18:00Z">
                      <w:rPr>
                        <w:rFonts w:ascii="Cambria Math" w:hAnsi="Cambria Math"/>
                        <w:i/>
                        <w:lang w:val="en-US"/>
                      </w:rPr>
                    </w:ins>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ins w:id="263" w:author="Pook, Torsten" w:date="2025-05-02T10:18:00Z">
                  <w:rPr>
                    <w:rFonts w:ascii="Cambria Math" w:hAnsi="Cambria Math"/>
                    <w:i/>
                    <w:lang w:val="en-US"/>
                  </w:rPr>
                </w:ins>
              </m:ctrlPr>
            </m:sSupPr>
            <m:e>
              <m:r>
                <w:rPr>
                  <w:rFonts w:ascii="Cambria Math" w:hAnsi="Cambria Math"/>
                  <w:lang w:val="en-US"/>
                </w:rPr>
                <m:t>C</m:t>
              </m:r>
            </m:e>
            <m:sup>
              <m:r>
                <w:rPr>
                  <w:rFonts w:ascii="Cambria Math" w:hAnsi="Cambria Math"/>
                  <w:lang w:val="en-US"/>
                </w:rPr>
                <m:t>-1</m:t>
              </m:r>
            </m:sup>
          </m:sSup>
          <m:sSup>
            <m:sSupPr>
              <m:ctrlPr>
                <w:ins w:id="264" w:author="Pook, Torsten" w:date="2025-05-02T10:18:00Z">
                  <w:rPr>
                    <w:rFonts w:ascii="Cambria Math" w:hAnsi="Cambria Math"/>
                    <w:i/>
                    <w:lang w:val="en-US"/>
                  </w:rPr>
                </w:ins>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ins w:id="265"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ins w:id="266"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ins w:id="267"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CA3101" w:rsidP="00824014">
      <w:pPr>
        <w:jc w:val="center"/>
        <w:rPr>
          <w:rFonts w:eastAsiaTheme="minorEastAsia"/>
          <w:lang w:val="en-US"/>
        </w:rPr>
      </w:pPr>
      <m:oMath>
        <m:sSup>
          <m:sSupPr>
            <m:ctrlPr>
              <w:ins w:id="268" w:author="Pook, Torsten" w:date="2025-05-02T10:18:00Z">
                <w:rPr>
                  <w:rFonts w:ascii="Cambria Math" w:eastAsiaTheme="minorEastAsia" w:hAnsi="Cambria Math"/>
                  <w:i/>
                  <w:lang w:val="en-US"/>
                </w:rPr>
              </w:ins>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ins w:id="269" w:author="Pook, Torsten" w:date="2025-05-02T10:18:00Z">
                <w:rPr>
                  <w:rFonts w:ascii="Cambria Math" w:eastAsiaTheme="minorEastAsia" w:hAnsi="Cambria Math"/>
                  <w:i/>
                  <w:lang w:val="en-US"/>
                </w:rPr>
              </w:ins>
            </m:ctrlPr>
          </m:fPr>
          <m:num>
            <m:sSubSup>
              <m:sSubSupPr>
                <m:ctrlPr>
                  <w:ins w:id="270"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ins w:id="271"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ins w:id="272"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ins w:id="273"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ins w:id="274"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CA3101" w:rsidP="00824014">
      <w:pPr>
        <w:jc w:val="center"/>
        <w:rPr>
          <w:rFonts w:eastAsiaTheme="minorEastAsia"/>
          <w:lang w:val="en-US"/>
        </w:rPr>
      </w:pPr>
      <m:oMath>
        <m:sSup>
          <m:sSupPr>
            <m:ctrlPr>
              <w:ins w:id="275" w:author="Pook, Torsten" w:date="2025-05-02T10:18:00Z">
                <w:rPr>
                  <w:rFonts w:ascii="Cambria Math" w:eastAsiaTheme="minorEastAsia" w:hAnsi="Cambria Math"/>
                  <w:i/>
                  <w:lang w:val="en-US"/>
                </w:rPr>
              </w:ins>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ins w:id="276" w:author="Pook, Torsten" w:date="2025-05-02T10:18:00Z">
                <w:rPr>
                  <w:rFonts w:ascii="Cambria Math" w:eastAsiaTheme="minorEastAsia" w:hAnsi="Cambria Math"/>
                  <w:i/>
                  <w:lang w:val="en-US"/>
                </w:rPr>
              </w:ins>
            </m:ctrlPr>
          </m:fPr>
          <m:num>
            <m:sSubSup>
              <m:sSubSupPr>
                <m:ctrlPr>
                  <w:ins w:id="277"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ins w:id="278"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ins w:id="279"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CA3101" w:rsidP="00824014">
      <w:pPr>
        <w:jc w:val="center"/>
        <w:rPr>
          <w:rFonts w:eastAsiaTheme="minorEastAsia"/>
          <w:lang w:val="en-US"/>
        </w:rPr>
      </w:pPr>
      <m:oMath>
        <m:sSubSup>
          <m:sSubSupPr>
            <m:ctrlPr>
              <w:ins w:id="280"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ins w:id="281"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ins w:id="282" w:author="Pook, Torsten" w:date="2025-05-02T10:18:00Z">
                <w:rPr>
                  <w:rFonts w:ascii="Cambria Math" w:eastAsiaTheme="minorEastAsia" w:hAnsi="Cambria Math"/>
                  <w:i/>
                  <w:lang w:val="en-US"/>
                </w:rPr>
              </w:ins>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ins w:id="283" w:author="Pook, Torsten" w:date="2025-05-02T10:18:00Z">
                  <w:rPr>
                    <w:rFonts w:ascii="Cambria Math" w:eastAsiaTheme="minorEastAsia" w:hAnsi="Cambria Math"/>
                    <w:i/>
                    <w:lang w:val="en-US"/>
                  </w:rPr>
                </w:ins>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ins w:id="284" w:author="Pook, Torsten" w:date="2025-05-02T10:18:00Z">
                  <w:rPr>
                    <w:rFonts w:ascii="Cambria Math" w:eastAsiaTheme="minorEastAsia" w:hAnsi="Cambria Math"/>
                    <w:i/>
                    <w:lang w:val="en-US"/>
                  </w:rPr>
                </w:ins>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ins w:id="285" w:author="Pook, Torsten" w:date="2025-05-02T10:18:00Z">
                      <w:rPr>
                        <w:rFonts w:ascii="Cambria Math" w:eastAsiaTheme="minorEastAsia" w:hAnsi="Cambria Math"/>
                        <w:i/>
                        <w:lang w:val="en-US"/>
                      </w:rPr>
                    </w:ins>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ins w:id="286" w:author="Pook, Torsten" w:date="2025-05-02T10:18:00Z">
                      <w:rPr>
                        <w:rFonts w:ascii="Cambria Math" w:eastAsiaTheme="minorEastAsia" w:hAnsi="Cambria Math"/>
                        <w:i/>
                        <w:lang w:val="en-US"/>
                      </w:rPr>
                    </w:ins>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ins w:id="287" w:author="Pook, Torsten" w:date="2025-05-02T10:18:00Z">
                      <w:rPr>
                        <w:rFonts w:ascii="Cambria Math" w:eastAsiaTheme="minorEastAsia" w:hAnsi="Cambria Math"/>
                        <w:i/>
                        <w:lang w:val="en-US"/>
                      </w:rPr>
                    </w:ins>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ins w:id="288" w:author="Pook, Torsten" w:date="2025-05-02T10:18:00Z">
                      <w:rPr>
                        <w:rFonts w:ascii="Cambria Math" w:eastAsiaTheme="minorEastAsia" w:hAnsi="Cambria Math"/>
                        <w:i/>
                        <w:lang w:val="en-US"/>
                      </w:rPr>
                    </w:ins>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ins w:id="289" w:author="Pook, Torsten" w:date="2025-05-02T10:18:00Z">
                <w:rPr>
                  <w:rFonts w:ascii="Cambria Math" w:eastAsiaTheme="minorEastAsia" w:hAnsi="Cambria Math"/>
                  <w:i/>
                  <w:lang w:val="en-US"/>
                </w:rPr>
              </w:ins>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ins w:id="290" w:author="Pook, Torsten" w:date="2025-05-02T10:18:00Z">
                <w:rPr>
                  <w:rFonts w:ascii="Cambria Math" w:eastAsiaTheme="minorEastAsia" w:hAnsi="Cambria Math"/>
                  <w:i/>
                  <w:lang w:val="en-US"/>
                </w:rPr>
              </w:ins>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ins w:id="291" w:author="Pook, Torsten" w:date="2025-05-02T10:18:00Z">
                <w:rPr>
                  <w:rFonts w:ascii="Cambria Math" w:eastAsiaTheme="minorEastAsia" w:hAnsi="Cambria Math"/>
                  <w:i/>
                  <w:lang w:val="en-US"/>
                </w:rPr>
              </w:ins>
            </m:ctrlPr>
          </m:dPr>
          <m:e>
            <m:sSub>
              <m:sSubPr>
                <m:ctrlPr>
                  <w:ins w:id="292" w:author="Pook, Torsten" w:date="2025-05-02T10:18:00Z">
                    <w:rPr>
                      <w:rFonts w:ascii="Cambria Math" w:eastAsiaTheme="minorEastAsia" w:hAnsi="Cambria Math"/>
                      <w:i/>
                      <w:lang w:val="en-US"/>
                    </w:rPr>
                  </w:ins>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ins w:id="293" w:author="Pook, Torsten" w:date="2025-05-02T10:18:00Z">
                    <w:rPr>
                      <w:rFonts w:ascii="Cambria Math" w:eastAsiaTheme="minorEastAsia" w:hAnsi="Cambria Math"/>
                      <w:i/>
                      <w:lang w:val="en-US"/>
                    </w:rPr>
                  </w:ins>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ins w:id="294" w:author="Pook, Torsten" w:date="2025-05-02T10:18:00Z">
                <w:rPr>
                  <w:rFonts w:ascii="Cambria Math" w:eastAsiaTheme="minorEastAsia" w:hAnsi="Cambria Math"/>
                  <w:i/>
                  <w:lang w:val="en-US"/>
                </w:rPr>
              </w:ins>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95" w:name="_Ref129184575"/>
      <w:bookmarkStart w:id="296" w:name="_Toc169534613"/>
      <w:r>
        <w:rPr>
          <w:rFonts w:eastAsiaTheme="minorEastAsia"/>
        </w:rPr>
        <w:lastRenderedPageBreak/>
        <w:t>Genotype – by – environment</w:t>
      </w:r>
      <w:bookmarkEnd w:id="295"/>
      <w:bookmarkEnd w:id="296"/>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67F670B8"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C51DF7">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bookmarkStart w:id="297" w:name="_Toc169534614"/>
      <w:r>
        <w:rPr>
          <w:rFonts w:eastAsiaTheme="minorEastAsia"/>
        </w:rPr>
        <w:t>Covariance matrix</w:t>
      </w:r>
      <w:bookmarkEnd w:id="297"/>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ins w:id="298" w:author="Pook, Torsten" w:date="2025-05-02T10:18:00Z">
                  <w:rPr>
                    <w:rFonts w:ascii="Cambria Math" w:hAnsi="Cambria Math"/>
                    <w:lang w:val="en-US"/>
                  </w:rPr>
                </w:ins>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ins w:id="299" w:author="Pook, Torsten" w:date="2025-05-02T10:18:00Z">
                <w:rPr>
                  <w:rFonts w:ascii="Cambria Math" w:eastAsiaTheme="minorEastAsia" w:hAnsi="Cambria Math"/>
                  <w:i/>
                  <w:lang w:val="en-US"/>
                </w:rPr>
              </w:ins>
            </m:ctrlPr>
          </m:accPr>
          <m:e>
            <m:r>
              <m:rPr>
                <m:sty m:val="p"/>
              </m:rPr>
              <w:rPr>
                <w:rFonts w:ascii="Cambria Math" w:hAnsi="Cambria Math"/>
                <w:lang w:val="en-US"/>
              </w:rPr>
              <m:t>Λ</m:t>
            </m:r>
            <m:ctrlPr>
              <w:ins w:id="300" w:author="Pook, Torsten" w:date="2025-05-02T10:18:00Z">
                <w:rPr>
                  <w:rFonts w:ascii="Cambria Math" w:hAnsi="Cambria Math"/>
                  <w:i/>
                  <w:lang w:val="en-US"/>
                </w:rPr>
              </w:ins>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ins w:id="301" w:author="Pook, Torsten" w:date="2025-05-02T10:18:00Z">
                <w:rPr>
                  <w:rFonts w:ascii="Cambria Math" w:eastAsiaTheme="minorEastAsia" w:hAnsi="Cambria Math"/>
                  <w:i/>
                  <w:lang w:val="en-US"/>
                </w:rPr>
              </w:ins>
            </m:ctrlPr>
          </m:accPr>
          <m:e>
            <m:r>
              <w:rPr>
                <w:rFonts w:ascii="Cambria Math" w:eastAsiaTheme="minorEastAsia" w:hAnsi="Cambria Math"/>
                <w:lang w:val="en-US"/>
              </w:rPr>
              <m:t>A</m:t>
            </m:r>
            <m:ctrlPr>
              <w:ins w:id="302" w:author="Pook, Torsten" w:date="2025-05-02T10:18:00Z">
                <w:rPr>
                  <w:rFonts w:ascii="Cambria Math" w:hAnsi="Cambria Math"/>
                  <w:i/>
                  <w:lang w:val="en-US"/>
                </w:rPr>
              </w:ins>
            </m:ctrlPr>
          </m:e>
        </m:acc>
      </m:oMath>
      <w:r w:rsidR="00BC5034">
        <w:rPr>
          <w:rFonts w:eastAsiaTheme="minorEastAsia"/>
          <w:lang w:val="en-US"/>
        </w:rPr>
        <w:t xml:space="preserve">  used as the correlation matrix is:</w:t>
      </w:r>
    </w:p>
    <w:p w14:paraId="660172AF" w14:textId="4E96BA49" w:rsidR="00BC5034" w:rsidRPr="006A171D" w:rsidRDefault="00CA3101" w:rsidP="00BC5034">
      <w:pPr>
        <w:rPr>
          <w:lang w:val="en-US"/>
        </w:rPr>
      </w:pPr>
      <m:oMathPara>
        <m:oMath>
          <m:acc>
            <m:accPr>
              <m:chr m:val="̃"/>
              <m:ctrlPr>
                <w:ins w:id="303" w:author="Pook, Torsten" w:date="2025-05-02T10:18:00Z">
                  <w:rPr>
                    <w:rFonts w:ascii="Cambria Math" w:eastAsiaTheme="minorEastAsia" w:hAnsi="Cambria Math"/>
                    <w:i/>
                    <w:lang w:val="en-US"/>
                  </w:rPr>
                </w:ins>
              </m:ctrlPr>
            </m:accPr>
            <m:e>
              <m:r>
                <w:rPr>
                  <w:rFonts w:ascii="Cambria Math" w:eastAsiaTheme="minorEastAsia" w:hAnsi="Cambria Math"/>
                  <w:lang w:val="en-US"/>
                </w:rPr>
                <m:t>A</m:t>
              </m:r>
              <m:ctrlPr>
                <w:ins w:id="304" w:author="Pook, Torsten" w:date="2025-05-02T10:18:00Z">
                  <w:rPr>
                    <w:rFonts w:ascii="Cambria Math" w:hAnsi="Cambria Math"/>
                    <w:i/>
                    <w:lang w:val="en-US"/>
                  </w:rPr>
                </w:ins>
              </m:ctrlPr>
            </m:e>
          </m:acc>
          <m:r>
            <w:rPr>
              <w:rFonts w:ascii="Cambria Math" w:hAnsi="Cambria Math"/>
              <w:lang w:val="en-US"/>
            </w:rPr>
            <m:t xml:space="preserve">=Q </m:t>
          </m:r>
          <m:acc>
            <m:accPr>
              <m:chr m:val="̃"/>
              <m:ctrlPr>
                <w:ins w:id="305" w:author="Pook, Torsten" w:date="2025-05-02T10:18:00Z">
                  <w:rPr>
                    <w:rFonts w:ascii="Cambria Math" w:eastAsiaTheme="minorEastAsia" w:hAnsi="Cambria Math"/>
                    <w:i/>
                    <w:lang w:val="en-US"/>
                  </w:rPr>
                </w:ins>
              </m:ctrlPr>
            </m:accPr>
            <m:e>
              <m:r>
                <m:rPr>
                  <m:sty m:val="p"/>
                </m:rPr>
                <w:rPr>
                  <w:rFonts w:ascii="Cambria Math" w:hAnsi="Cambria Math"/>
                  <w:lang w:val="en-US"/>
                </w:rPr>
                <m:t>Λ</m:t>
              </m:r>
              <m:ctrlPr>
                <w:ins w:id="306" w:author="Pook, Torsten" w:date="2025-05-02T10:18:00Z">
                  <w:rPr>
                    <w:rFonts w:ascii="Cambria Math" w:hAnsi="Cambria Math"/>
                    <w:i/>
                    <w:lang w:val="en-US"/>
                  </w:rPr>
                </w:ins>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ins w:id="307" w:author="Pook, Torsten" w:date="2025-05-02T10:18:00Z">
                  <w:rPr>
                    <w:rFonts w:ascii="Cambria Math" w:hAnsi="Cambria Math"/>
                    <w:lang w:val="en-US"/>
                  </w:rPr>
                </w:ins>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308"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ins w:id="309" w:author="Pook, Torsten" w:date="2025-05-02T10:18:00Z">
                <w:rPr>
                  <w:rFonts w:ascii="Cambria Math" w:eastAsiaTheme="minorEastAsia" w:hAnsi="Cambria Math"/>
                  <w:i/>
                  <w:lang w:val="en-US"/>
                </w:rPr>
              </w:ins>
            </m:ctrlPr>
          </m:accPr>
          <m:e>
            <m:r>
              <w:rPr>
                <w:rFonts w:ascii="Cambria Math" w:eastAsiaTheme="minorEastAsia" w:hAnsi="Cambria Math"/>
                <w:lang w:val="en-US"/>
              </w:rPr>
              <m:t>A</m:t>
            </m:r>
            <m:ctrlPr>
              <w:ins w:id="310" w:author="Pook, Torsten" w:date="2025-05-02T10:18:00Z">
                <w:rPr>
                  <w:rFonts w:ascii="Cambria Math" w:hAnsi="Cambria Math"/>
                  <w:i/>
                  <w:lang w:val="en-US"/>
                </w:rPr>
              </w:ins>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ins w:id="311" w:author="Pook, Torsten" w:date="2025-05-02T10:18:00Z">
                <w:rPr>
                  <w:rFonts w:ascii="Cambria Math" w:eastAsiaTheme="minorEastAsia" w:hAnsi="Cambria Math"/>
                  <w:i/>
                  <w:lang w:val="en-US"/>
                </w:rPr>
              </w:ins>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312" w:name="_Ref129266591"/>
      <w:bookmarkStart w:id="313" w:name="_Toc169534615"/>
      <w:r>
        <w:rPr>
          <w:lang w:val="en-US"/>
        </w:rPr>
        <w:lastRenderedPageBreak/>
        <w:t>User-interface</w:t>
      </w:r>
      <w:bookmarkEnd w:id="240"/>
      <w:bookmarkEnd w:id="308"/>
      <w:bookmarkEnd w:id="312"/>
      <w:bookmarkEnd w:id="313"/>
    </w:p>
    <w:p w14:paraId="5139BF53" w14:textId="77777777" w:rsidR="00AC537A" w:rsidRPr="00AC537A" w:rsidRDefault="00AC537A" w:rsidP="00DA77D9">
      <w:pPr>
        <w:pStyle w:val="Heading2"/>
      </w:pPr>
      <w:bookmarkStart w:id="314" w:name="_Toc169534616"/>
      <w:r>
        <w:t>MoBPSweb</w:t>
      </w:r>
      <w:bookmarkEnd w:id="314"/>
    </w:p>
    <w:p w14:paraId="5139BF54" w14:textId="5E24D770"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CA3101">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UtMDUtMDJUMTA6MTg6MT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y4wLjEuMCJ9}</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3"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4"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4FB4FDB6">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315" w:name="_Toc169534617"/>
      <w:r>
        <w:t>Input modules</w:t>
      </w:r>
      <w:bookmarkEnd w:id="315"/>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316" w:name="_Toc169534618"/>
      <w:r>
        <w:t>Output modules</w:t>
      </w:r>
      <w:bookmarkEnd w:id="316"/>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317" w:name="_Toc169534619"/>
      <w:r>
        <w:t>Compare Projects</w:t>
      </w:r>
      <w:bookmarkEnd w:id="317"/>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179955"/>
                    </a:xfrm>
                    <a:prstGeom prst="rect">
                      <a:avLst/>
                    </a:prstGeom>
                  </pic:spPr>
                </pic:pic>
              </a:graphicData>
            </a:graphic>
          </wp:inline>
        </w:drawing>
      </w:r>
    </w:p>
    <w:bookmarkEnd w:id="233"/>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318" w:name="_Toc169534620"/>
      <w:bookmarkStart w:id="319" w:name="_CTVBIBLIOGRAPHY1"/>
      <w:bookmarkEnd w:id="319"/>
      <w:r w:rsidR="00AD6548">
        <w:rPr>
          <w:lang w:val="en-US"/>
        </w:rPr>
        <w:t>References</w:t>
      </w:r>
      <w:bookmarkEnd w:id="318"/>
    </w:p>
    <w:p w14:paraId="5139BF73" w14:textId="77777777" w:rsidR="00AD6548" w:rsidRDefault="00AD6548" w:rsidP="00AD6548">
      <w:pPr>
        <w:pStyle w:val="CitaviBibliographyEntry"/>
        <w:rPr>
          <w:lang w:val="en-US"/>
        </w:rPr>
      </w:pPr>
      <w:bookmarkStart w:id="320" w:name="_CTVL00176ff228e51324edeab865aaaa38649fe"/>
      <w:r w:rsidRPr="00C55565">
        <w:t xml:space="preserve">Akdemir, Deniz; Okeke, U. G. (2015): EMMREML. </w:t>
      </w:r>
      <w:r>
        <w:rPr>
          <w:lang w:val="en-US"/>
        </w:rPr>
        <w:t xml:space="preserve">Fitting mixed models with known covariance structures. In: </w:t>
      </w:r>
      <w:bookmarkEnd w:id="320"/>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321" w:name="_CTVL001d55d08975148424cbdd33195d25607c7"/>
      <w:r>
        <w:rPr>
          <w:lang w:val="en-US"/>
        </w:rPr>
        <w:t xml:space="preserve">Bekele, Wubishet A.; Wieckhorst, Silke; Friedt, Wolfgang; Snowdon, Rod J. (2013): High‐throughput genomics in sorghum. From whole‐genome resequencing to a SNP screening array. In: </w:t>
      </w:r>
      <w:bookmarkEnd w:id="321"/>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322" w:name="_CTVL0014486b5f100884f66ba8e7f4e17f76bef"/>
      <w:r>
        <w:rPr>
          <w:lang w:val="en-US"/>
        </w:rPr>
        <w:t xml:space="preserve">Browning, Brian L.; Zhou, Ying; Browning, Sharon R. (2018): A One-Penny Imputed Genome from Next-Generation Reference Panels. In: </w:t>
      </w:r>
      <w:bookmarkEnd w:id="322"/>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323" w:name="_CTVL00103d79921ff64418783b17b2d27c5d86b"/>
      <w:r>
        <w:rPr>
          <w:lang w:val="en-US"/>
        </w:rPr>
        <w:t xml:space="preserve">Covarrubias-Pazaran, Giovanny (2016): Genome-assisted prediction of quantitative traits using the R package sommer. In: </w:t>
      </w:r>
      <w:bookmarkEnd w:id="323"/>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324" w:name="_CTVL001a7398f17ac604b4a8eb90a729fa54830"/>
      <w:r>
        <w:rPr>
          <w:lang w:val="en-US"/>
        </w:rPr>
        <w:t xml:space="preserve">Endelman, Jeffrey B. (2011): Ridge regression and other kernels for genomic selection with R package rrBLUP. In: </w:t>
      </w:r>
      <w:bookmarkEnd w:id="324"/>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325"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325"/>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326" w:name="_CTVL0015ee6fb6e3a7540c19edacd1a47013412"/>
      <w:r>
        <w:rPr>
          <w:lang w:val="en-US"/>
        </w:rPr>
        <w:t xml:space="preserve">Hill, William G. (1974): Prediction and evaluation of response to selection with overlapping generations. In: </w:t>
      </w:r>
      <w:bookmarkEnd w:id="326"/>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327"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327"/>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328"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328"/>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329" w:name="_CTVL001f5e17126073c4e4da8408a1c6cbfa0d7"/>
      <w:r>
        <w:rPr>
          <w:lang w:val="en-US"/>
        </w:rPr>
        <w:t xml:space="preserve">Legarra, Andres; Christensen, Ole F.; Aguilar, Ignacio; Misztal, Ignacy (2014): Single Step, a general approach for genomic selection. In: </w:t>
      </w:r>
      <w:bookmarkEnd w:id="329"/>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330"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330"/>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331"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331"/>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332"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332"/>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333" w:name="_CTVL001a580796326d14d678342b5aecb64be14"/>
      <w:r>
        <w:rPr>
          <w:lang w:val="en-US"/>
        </w:rPr>
        <w:lastRenderedPageBreak/>
        <w:t xml:space="preserve">Meuwissen, T. H. E. (1997): Maximizing the response of selection with a predefined rate of inbreeding. In: </w:t>
      </w:r>
      <w:bookmarkEnd w:id="333"/>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334"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335" w:name="_CTVL00103eb7fd2c5c0492aa5ad920abec4bb0a"/>
      <w:bookmarkEnd w:id="334"/>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336" w:name="_CTVL001cd357b84d5b44d48916f2148450452b2"/>
      <w:bookmarkEnd w:id="335"/>
      <w:r>
        <w:rPr>
          <w:lang w:val="en-US"/>
        </w:rPr>
        <w:t xml:space="preserve">Pérez, Paulino; de los Campos, Gustavo (2014): Genome-wide regression &amp; prediction with the BGLR statistical package. In: </w:t>
      </w:r>
      <w:bookmarkEnd w:id="336"/>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337" w:name="_CTVL001ed72732f60d44f8ead6cb209cbe5c5df"/>
      <w:r>
        <w:rPr>
          <w:lang w:val="en-US"/>
        </w:rPr>
        <w:t xml:space="preserve">Pook, T.; Büttgen, L.; Ganesan, A.; Ha, N. T.; Simianer, H. (2020): MoBPSweb. A web-based framework to simulate and compare breeding programs. In: </w:t>
      </w:r>
      <w:bookmarkEnd w:id="337"/>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338" w:name="_CTVL0017678d0a50f9e49c88ae1c277f54110c6"/>
      <w:r>
        <w:rPr>
          <w:lang w:val="en-US"/>
        </w:rPr>
        <w:t xml:space="preserve">Pook, Torsten; Weigend, Steffen; Simianer, Henner (2017): A generalized approach to calculate expectation and variance of kinship in complex breeding schemes. #26908. In: </w:t>
      </w:r>
      <w:bookmarkEnd w:id="338"/>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339"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339"/>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340"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340"/>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341"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342" w:name="_CTVL00171dcb07e3fff49e8b0759cdc1bf19c19"/>
      <w:bookmarkEnd w:id="341"/>
      <w:r>
        <w:rPr>
          <w:lang w:val="en-US"/>
        </w:rPr>
        <w:t xml:space="preserve">Rohrer, Gary A.; Alexander, Leeson J.; Keele, John W.; Smith, Tim P.; Beattie, Craig W. (1994): A microsatellite linkage map of the porcine genome. In: </w:t>
      </w:r>
      <w:bookmarkEnd w:id="342"/>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343" w:name="_CTVL0015527db885380491b9547b2bad42b60b9"/>
      <w:r>
        <w:rPr>
          <w:lang w:val="en-US"/>
        </w:rPr>
        <w:t xml:space="preserve">Schlather, Martin (2020): Efficient Calculation of the Genomic Relationship Matrix. In: </w:t>
      </w:r>
      <w:bookmarkEnd w:id="343"/>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344" w:name="_CTVL001b4ed470dec984ac7b8366924cbff923f"/>
      <w:r>
        <w:rPr>
          <w:lang w:val="en-US"/>
        </w:rPr>
        <w:t xml:space="preserve">Simianer, Henner; Pook, Torsten; Schlather, Martin (2018): Turning the PAGE - the potential of genome editing in breeding for complex traits revisited. In: </w:t>
      </w:r>
      <w:bookmarkEnd w:id="344"/>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345" w:name="_CTVL00140b1d43615984e77a556e18f0e6795f1"/>
      <w:r>
        <w:rPr>
          <w:lang w:val="en-US"/>
        </w:rPr>
        <w:t xml:space="preserve">VanRaden, Paul M. (2008): Efficient methods to compute genomic predictions. In: </w:t>
      </w:r>
      <w:bookmarkEnd w:id="345"/>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346"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346"/>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347" w:name="_CTVL001ae12607f328c4dc3ac53673c995c8f3f"/>
      <w:r>
        <w:rPr>
          <w:lang w:val="en-US"/>
        </w:rPr>
        <w:t xml:space="preserve">Zerbino, Daniel R.; Achuthan, Premanand; Akanni, Wasiu; Amode, M. Ridwan; Barrell, Daniel; Bhai, Jyothish et al. (2018): Ensembl 2018. In: </w:t>
      </w:r>
      <w:bookmarkEnd w:id="347"/>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348" w:name="_CTVL001ac9dbef34e8c4d208fbfc286468396cf"/>
      <w:r>
        <w:rPr>
          <w:lang w:val="en-US"/>
        </w:rPr>
        <w:t xml:space="preserve">Zheng, Chaozhi; Boer, Martin P.; van Eeuwijk, Fred A. (2015): Reconstruction of genome ancestry blocks in multiparental populations. In: </w:t>
      </w:r>
      <w:bookmarkEnd w:id="348"/>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349" w:name="_Toc527718134"/>
      <w:bookmarkStart w:id="350" w:name="_Toc169534621"/>
      <w:r>
        <w:rPr>
          <w:lang w:val="en-US"/>
        </w:rPr>
        <w:t>Citation</w:t>
      </w:r>
      <w:bookmarkEnd w:id="349"/>
      <w:bookmarkEnd w:id="350"/>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351" w:name="_Toc169534622"/>
      <w:r>
        <w:rPr>
          <w:lang w:val="en-US"/>
        </w:rPr>
        <w:lastRenderedPageBreak/>
        <w:t>Acknowledgements</w:t>
      </w:r>
      <w:bookmarkEnd w:id="351"/>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3574E47A"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1955AD">
        <w:rPr>
          <w:lang w:val="en-US"/>
        </w:rPr>
        <w:t xml:space="preserve"> (LWV20054)</w:t>
      </w:r>
      <w:r w:rsidR="009A786F">
        <w:rPr>
          <w:lang w:val="en-US"/>
        </w:rPr>
        <w:t xml:space="preserve"> and Breed4Food partners CRV, Hendrix Genetics and Topigs Norsvin</w:t>
      </w:r>
      <w:r w:rsidR="0058253C">
        <w:rPr>
          <w:lang w:val="en-US"/>
        </w:rPr>
        <w:t>.</w:t>
      </w:r>
    </w:p>
    <w:p w14:paraId="19F81525" w14:textId="0DA15FBC" w:rsidR="008A2ACF"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522B4E0A" w:rsidR="000749A6" w:rsidRDefault="00D116B8" w:rsidP="00DF7796">
      <w:pPr>
        <w:jc w:val="both"/>
        <w:rPr>
          <w:lang w:val="en-US"/>
        </w:rPr>
      </w:pPr>
      <w:r>
        <w:rPr>
          <w:lang w:val="en-US"/>
        </w:rPr>
        <w:t>Lastly, we thank Tobias Niehoff, Johannes Geibel</w:t>
      </w:r>
      <w:r w:rsidR="00F61E0F">
        <w:rPr>
          <w:lang w:val="en-US"/>
        </w:rPr>
        <w:t xml:space="preserve">, Lisa </w:t>
      </w:r>
      <w:r w:rsidR="009F48C8">
        <w:rPr>
          <w:lang w:val="en-US"/>
        </w:rPr>
        <w:t>Büttgen</w:t>
      </w:r>
      <w:r>
        <w:rPr>
          <w:lang w:val="en-US"/>
        </w:rPr>
        <w:t xml:space="preserve"> and Azadeh Hassanpour</w:t>
      </w:r>
      <w:r w:rsidR="00F61E0F">
        <w:rPr>
          <w:lang w:val="en-US"/>
        </w:rPr>
        <w:t xml:space="preserve"> for their efforts as beta-tests of the framework and </w:t>
      </w:r>
      <w:r w:rsidR="00B874F8">
        <w:rPr>
          <w:lang w:val="en-US"/>
        </w:rPr>
        <w:t>continuous feedback that help finding numerous smaller bugs in both the software and this manual.</w:t>
      </w:r>
    </w:p>
    <w:p w14:paraId="6D3BB1EA" w14:textId="39C1B010" w:rsidR="007F1B3C" w:rsidRDefault="007F1B3C" w:rsidP="007F710E">
      <w:pPr>
        <w:rPr>
          <w:lang w:val="en-US"/>
        </w:rPr>
      </w:pPr>
    </w:p>
    <w:p w14:paraId="0300AAEB" w14:textId="48618268" w:rsidR="007F1B3C" w:rsidRDefault="00990A30" w:rsidP="007F710E">
      <w:pPr>
        <w:rPr>
          <w:lang w:val="en-US"/>
        </w:rPr>
      </w:pPr>
      <w:r>
        <w:rPr>
          <w:noProof/>
        </w:rPr>
        <w:drawing>
          <wp:anchor distT="0" distB="0" distL="114300" distR="114300" simplePos="0" relativeHeight="251687936" behindDoc="0" locked="0" layoutInCell="1" allowOverlap="1" wp14:anchorId="09FC0B18" wp14:editId="5FD4AFC3">
            <wp:simplePos x="0" y="0"/>
            <wp:positionH relativeFrom="margin">
              <wp:align>right</wp:align>
            </wp:positionH>
            <wp:positionV relativeFrom="paragraph">
              <wp:posOffset>184150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45000D89" w14:textId="5E464212" w:rsidR="007F1B3C" w:rsidRDefault="00990A30"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6817DC1D">
            <wp:simplePos x="0" y="0"/>
            <wp:positionH relativeFrom="margin">
              <wp:align>left</wp:align>
            </wp:positionH>
            <wp:positionV relativeFrom="paragraph">
              <wp:posOffset>14605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5E520" w14:textId="0C83FDB4" w:rsidR="00F7288E" w:rsidRDefault="00F7288E" w:rsidP="007F710E">
      <w:pPr>
        <w:rPr>
          <w:lang w:val="en-US"/>
        </w:rPr>
      </w:pPr>
    </w:p>
    <w:p w14:paraId="36E1AF90" w14:textId="271EFAD3" w:rsidR="00F7288E" w:rsidRDefault="00F7288E" w:rsidP="007F710E">
      <w:pPr>
        <w:rPr>
          <w:lang w:val="en-US"/>
        </w:rPr>
      </w:pPr>
    </w:p>
    <w:p w14:paraId="5AD21561" w14:textId="0E2979BF" w:rsidR="00F7288E" w:rsidRDefault="00990A30" w:rsidP="007F710E">
      <w:pPr>
        <w:rPr>
          <w:lang w:val="en-US"/>
        </w:rPr>
      </w:pPr>
      <w:r>
        <w:rPr>
          <w:noProof/>
          <w:lang w:eastAsia="de-DE"/>
        </w:rPr>
        <w:drawing>
          <wp:anchor distT="0" distB="0" distL="114300" distR="114300" simplePos="0" relativeHeight="251681792" behindDoc="0" locked="0" layoutInCell="1" allowOverlap="1" wp14:anchorId="5139C078" wp14:editId="18B12E28">
            <wp:simplePos x="0" y="0"/>
            <wp:positionH relativeFrom="margin">
              <wp:align>center</wp:align>
            </wp:positionH>
            <wp:positionV relativeFrom="paragraph">
              <wp:posOffset>12065</wp:posOffset>
            </wp:positionV>
            <wp:extent cx="1353185" cy="988695"/>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53185" cy="988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53C">
        <w:rPr>
          <w:noProof/>
        </w:rPr>
        <w:drawing>
          <wp:anchor distT="0" distB="0" distL="114300" distR="114300" simplePos="0" relativeHeight="251686912" behindDoc="0" locked="0" layoutInCell="1" allowOverlap="1" wp14:anchorId="5578273D" wp14:editId="4076E92B">
            <wp:simplePos x="0" y="0"/>
            <wp:positionH relativeFrom="margin">
              <wp:align>left</wp:align>
            </wp:positionH>
            <wp:positionV relativeFrom="paragraph">
              <wp:posOffset>43180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p>
    <w:p w14:paraId="1AF404BD" w14:textId="3BD3AE57" w:rsidR="00F7288E" w:rsidRDefault="00F7288E" w:rsidP="007F710E">
      <w:pPr>
        <w:rPr>
          <w:lang w:val="en-US"/>
        </w:rPr>
      </w:pPr>
    </w:p>
    <w:p w14:paraId="5139BFAF" w14:textId="683058CB" w:rsidR="007F710E" w:rsidRDefault="00990A30" w:rsidP="007F710E">
      <w:pPr>
        <w:rPr>
          <w:lang w:val="en-US"/>
        </w:rPr>
      </w:pPr>
      <w:r w:rsidRPr="00990A30">
        <w:rPr>
          <w:noProof/>
        </w:rPr>
        <w:drawing>
          <wp:anchor distT="0" distB="0" distL="114300" distR="114300" simplePos="0" relativeHeight="251695104" behindDoc="0" locked="0" layoutInCell="1" allowOverlap="1" wp14:anchorId="724B5338" wp14:editId="12B59C09">
            <wp:simplePos x="0" y="0"/>
            <wp:positionH relativeFrom="margin">
              <wp:posOffset>3900804</wp:posOffset>
            </wp:positionH>
            <wp:positionV relativeFrom="paragraph">
              <wp:posOffset>71120</wp:posOffset>
            </wp:positionV>
            <wp:extent cx="1862103" cy="758802"/>
            <wp:effectExtent l="0" t="0" r="5080" b="3810"/>
            <wp:wrapNone/>
            <wp:docPr id="10" name="Afbeelding 1" descr="Afbeelding met tekst, Lettertype, Graphics, grafische vormgeving&#10;&#10;Automatisch gegenereerde beschrijving">
              <a:extLst xmlns:a="http://schemas.openxmlformats.org/drawingml/2006/main">
                <a:ext uri="{FF2B5EF4-FFF2-40B4-BE49-F238E27FC236}">
                  <a16:creationId xmlns:a16="http://schemas.microsoft.com/office/drawing/2014/main" id="{4A421435-D601-A6A9-53B2-3C85E3A03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 descr="Afbeelding met tekst, Lettertype, Graphics, grafische vormgeving&#10;&#10;Automatisch gegenereerde beschrijving">
                      <a:extLst>
                        <a:ext uri="{FF2B5EF4-FFF2-40B4-BE49-F238E27FC236}">
                          <a16:creationId xmlns:a16="http://schemas.microsoft.com/office/drawing/2014/main" id="{4A421435-D601-A6A9-53B2-3C85E3A03526}"/>
                        </a:ext>
                      </a:extLst>
                    </pic:cNvPr>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866629" cy="760646"/>
                    </a:xfrm>
                    <a:prstGeom prst="rect">
                      <a:avLst/>
                    </a:prstGeom>
                  </pic:spPr>
                </pic:pic>
              </a:graphicData>
            </a:graphic>
            <wp14:sizeRelH relativeFrom="margin">
              <wp14:pctWidth>0</wp14:pctWidth>
            </wp14:sizeRelH>
            <wp14:sizeRelV relativeFrom="margin">
              <wp14:pctHeight>0</wp14:pctHeight>
            </wp14:sizeRelV>
          </wp:anchor>
        </w:drawing>
      </w:r>
    </w:p>
    <w:p w14:paraId="430F3562" w14:textId="0AF2DEB7" w:rsidR="00F7288E" w:rsidRDefault="00990A30">
      <w:pPr>
        <w:spacing w:after="200"/>
        <w:rPr>
          <w:lang w:val="en-US"/>
        </w:rPr>
      </w:pPr>
      <w:r w:rsidRPr="00990A30">
        <w:rPr>
          <w:noProof/>
        </w:rPr>
        <w:drawing>
          <wp:anchor distT="0" distB="0" distL="114300" distR="114300" simplePos="0" relativeHeight="251694080" behindDoc="0" locked="0" layoutInCell="1" allowOverlap="1" wp14:anchorId="01EC1FFC" wp14:editId="7CD74613">
            <wp:simplePos x="0" y="0"/>
            <wp:positionH relativeFrom="margin">
              <wp:posOffset>3322320</wp:posOffset>
            </wp:positionH>
            <wp:positionV relativeFrom="paragraph">
              <wp:posOffset>814705</wp:posOffset>
            </wp:positionV>
            <wp:extent cx="2429510" cy="582295"/>
            <wp:effectExtent l="0" t="0" r="8890" b="8255"/>
            <wp:wrapNone/>
            <wp:docPr id="1057755392" name="Picture 6">
              <a:extLst xmlns:a="http://schemas.openxmlformats.org/drawingml/2006/main">
                <a:ext uri="{FF2B5EF4-FFF2-40B4-BE49-F238E27FC236}">
                  <a16:creationId xmlns:a16="http://schemas.microsoft.com/office/drawing/2014/main" id="{19F01434-212B-E67D-1D99-B32D8DE38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F01434-212B-E67D-1D99-B32D8DE38033}"/>
                        </a:ext>
                      </a:extLst>
                    </pic:cNvPr>
                    <pic:cNvPicPr>
                      <a:picLocks noChangeAspect="1"/>
                    </pic:cNvPicPr>
                  </pic:nvPicPr>
                  <pic:blipFill>
                    <a:blip r:embed="rId119"/>
                    <a:stretch>
                      <a:fillRect/>
                    </a:stretch>
                  </pic:blipFill>
                  <pic:spPr>
                    <a:xfrm>
                      <a:off x="0" y="0"/>
                      <a:ext cx="2429510" cy="58229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2816" behindDoc="0" locked="0" layoutInCell="1" allowOverlap="1" wp14:anchorId="5139C074" wp14:editId="0264E3D2">
            <wp:simplePos x="0" y="0"/>
            <wp:positionH relativeFrom="margin">
              <wp:align>right</wp:align>
            </wp:positionH>
            <wp:positionV relativeFrom="paragraph">
              <wp:posOffset>1796415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456DE3E4">
            <wp:simplePos x="0" y="0"/>
            <wp:positionH relativeFrom="margin">
              <wp:posOffset>2691130</wp:posOffset>
            </wp:positionH>
            <wp:positionV relativeFrom="paragraph">
              <wp:posOffset>1847850</wp:posOffset>
            </wp:positionV>
            <wp:extent cx="1478915"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78915" cy="1188720"/>
                    </a:xfrm>
                    <a:prstGeom prst="rect">
                      <a:avLst/>
                    </a:prstGeom>
                    <a:noFill/>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4B550BC4">
            <wp:simplePos x="0" y="0"/>
            <wp:positionH relativeFrom="margin">
              <wp:align>left</wp:align>
            </wp:positionH>
            <wp:positionV relativeFrom="paragraph">
              <wp:posOffset>2301240</wp:posOffset>
            </wp:positionV>
            <wp:extent cx="2457450" cy="740502"/>
            <wp:effectExtent l="0" t="0" r="0" b="2540"/>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61476" cy="741715"/>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6DCC3FB5">
            <wp:simplePos x="0" y="0"/>
            <wp:positionH relativeFrom="margin">
              <wp:align>left</wp:align>
            </wp:positionH>
            <wp:positionV relativeFrom="paragraph">
              <wp:posOffset>1320800</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A30">
        <w:rPr>
          <w:noProof/>
        </w:rPr>
        <w:drawing>
          <wp:anchor distT="0" distB="0" distL="114300" distR="114300" simplePos="0" relativeHeight="251693056" behindDoc="0" locked="0" layoutInCell="1" allowOverlap="1" wp14:anchorId="70D3C62C" wp14:editId="046A99ED">
            <wp:simplePos x="0" y="0"/>
            <wp:positionH relativeFrom="margin">
              <wp:align>left</wp:align>
            </wp:positionH>
            <wp:positionV relativeFrom="paragraph">
              <wp:posOffset>395605</wp:posOffset>
            </wp:positionV>
            <wp:extent cx="2728612" cy="645160"/>
            <wp:effectExtent l="0" t="0" r="0" b="2540"/>
            <wp:wrapNone/>
            <wp:docPr id="1897726118" name="Picture 5">
              <a:extLst xmlns:a="http://schemas.openxmlformats.org/drawingml/2006/main">
                <a:ext uri="{FF2B5EF4-FFF2-40B4-BE49-F238E27FC236}">
                  <a16:creationId xmlns:a16="http://schemas.microsoft.com/office/drawing/2014/main" id="{956B0CEC-0F66-8667-DA8C-DDB0D5A73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6B0CEC-0F66-8667-DA8C-DDB0D5A73C77}"/>
                        </a:ext>
                      </a:extLst>
                    </pic:cNvPr>
                    <pic:cNvPicPr>
                      <a:picLocks noChangeAspect="1"/>
                    </pic:cNvPicPr>
                  </pic:nvPicPr>
                  <pic:blipFill>
                    <a:blip r:embed="rId124"/>
                    <a:stretch>
                      <a:fillRect/>
                    </a:stretch>
                  </pic:blipFill>
                  <pic:spPr>
                    <a:xfrm>
                      <a:off x="0" y="0"/>
                      <a:ext cx="2728612" cy="645160"/>
                    </a:xfrm>
                    <a:prstGeom prst="rect">
                      <a:avLst/>
                    </a:prstGeom>
                  </pic:spPr>
                </pic:pic>
              </a:graphicData>
            </a:graphic>
            <wp14:sizeRelH relativeFrom="margin">
              <wp14:pctWidth>0</wp14:pctWidth>
            </wp14:sizeRelH>
            <wp14:sizeRelV relativeFrom="margin">
              <wp14:pctHeight>0</wp14:pctHeight>
            </wp14:sizeRelV>
          </wp:anchor>
        </w:drawing>
      </w:r>
    </w:p>
    <w:sectPr w:rsidR="00F7288E" w:rsidSect="00420C06">
      <w:footerReference w:type="default" r:id="rId1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E8192" w14:textId="77777777" w:rsidR="005B4143" w:rsidRDefault="005B4143" w:rsidP="00394E5D">
      <w:pPr>
        <w:spacing w:after="0" w:line="240" w:lineRule="auto"/>
      </w:pPr>
      <w:r>
        <w:separator/>
      </w:r>
    </w:p>
  </w:endnote>
  <w:endnote w:type="continuationSeparator" w:id="0">
    <w:p w14:paraId="317F3C45" w14:textId="77777777" w:rsidR="005B4143" w:rsidRDefault="005B4143"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End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21DA9" w14:textId="77777777" w:rsidR="005B4143" w:rsidRDefault="005B4143" w:rsidP="00394E5D">
      <w:pPr>
        <w:spacing w:after="0" w:line="240" w:lineRule="auto"/>
      </w:pPr>
      <w:r>
        <w:separator/>
      </w:r>
    </w:p>
  </w:footnote>
  <w:footnote w:type="continuationSeparator" w:id="0">
    <w:p w14:paraId="56E54BE6" w14:textId="77777777" w:rsidR="005B4143" w:rsidRDefault="005B4143"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ok, Torsten">
    <w15:presenceInfo w15:providerId="AD" w15:userId="S::torsten.pook@wur.nl::824f8d9d-67d9-4c43-9cf3-176a625247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C50"/>
    <w:rsid w:val="00001FCA"/>
    <w:rsid w:val="00002448"/>
    <w:rsid w:val="0000259B"/>
    <w:rsid w:val="00002674"/>
    <w:rsid w:val="00007B9E"/>
    <w:rsid w:val="00011F33"/>
    <w:rsid w:val="000123BA"/>
    <w:rsid w:val="00014F10"/>
    <w:rsid w:val="00016C2D"/>
    <w:rsid w:val="000214F1"/>
    <w:rsid w:val="000236A8"/>
    <w:rsid w:val="0002396B"/>
    <w:rsid w:val="00024222"/>
    <w:rsid w:val="00024743"/>
    <w:rsid w:val="00027498"/>
    <w:rsid w:val="00027550"/>
    <w:rsid w:val="00033977"/>
    <w:rsid w:val="000340CD"/>
    <w:rsid w:val="000346E0"/>
    <w:rsid w:val="0003683F"/>
    <w:rsid w:val="00036EC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2F50"/>
    <w:rsid w:val="0006472E"/>
    <w:rsid w:val="00064A12"/>
    <w:rsid w:val="00064AE2"/>
    <w:rsid w:val="00064D4F"/>
    <w:rsid w:val="0007175C"/>
    <w:rsid w:val="00071A85"/>
    <w:rsid w:val="000724CA"/>
    <w:rsid w:val="000735DE"/>
    <w:rsid w:val="000747BE"/>
    <w:rsid w:val="000749A6"/>
    <w:rsid w:val="0007521D"/>
    <w:rsid w:val="00075F63"/>
    <w:rsid w:val="00076F95"/>
    <w:rsid w:val="00080A0C"/>
    <w:rsid w:val="000821DA"/>
    <w:rsid w:val="0008243A"/>
    <w:rsid w:val="0008468C"/>
    <w:rsid w:val="0008497A"/>
    <w:rsid w:val="00084EB1"/>
    <w:rsid w:val="0008711B"/>
    <w:rsid w:val="000878B1"/>
    <w:rsid w:val="000922BC"/>
    <w:rsid w:val="000940E8"/>
    <w:rsid w:val="00094384"/>
    <w:rsid w:val="000976E0"/>
    <w:rsid w:val="00097933"/>
    <w:rsid w:val="000A1957"/>
    <w:rsid w:val="000A4504"/>
    <w:rsid w:val="000A4D1E"/>
    <w:rsid w:val="000A4DF3"/>
    <w:rsid w:val="000A516A"/>
    <w:rsid w:val="000A55F8"/>
    <w:rsid w:val="000A711F"/>
    <w:rsid w:val="000A76B8"/>
    <w:rsid w:val="000A7FD6"/>
    <w:rsid w:val="000B0A94"/>
    <w:rsid w:val="000B0AA8"/>
    <w:rsid w:val="000B10A9"/>
    <w:rsid w:val="000B3BA9"/>
    <w:rsid w:val="000B48A6"/>
    <w:rsid w:val="000B5C1F"/>
    <w:rsid w:val="000B7492"/>
    <w:rsid w:val="000C3A72"/>
    <w:rsid w:val="000C48AB"/>
    <w:rsid w:val="000C520A"/>
    <w:rsid w:val="000C6DEA"/>
    <w:rsid w:val="000C745E"/>
    <w:rsid w:val="000D0030"/>
    <w:rsid w:val="000D0957"/>
    <w:rsid w:val="000D3604"/>
    <w:rsid w:val="000D609C"/>
    <w:rsid w:val="000D6C99"/>
    <w:rsid w:val="000D7FC2"/>
    <w:rsid w:val="000E091A"/>
    <w:rsid w:val="000E17A1"/>
    <w:rsid w:val="000E515A"/>
    <w:rsid w:val="000E764A"/>
    <w:rsid w:val="000F0180"/>
    <w:rsid w:val="000F0520"/>
    <w:rsid w:val="000F249C"/>
    <w:rsid w:val="000F6C0B"/>
    <w:rsid w:val="001001F6"/>
    <w:rsid w:val="00100C48"/>
    <w:rsid w:val="00101FBE"/>
    <w:rsid w:val="00102FA1"/>
    <w:rsid w:val="001034AC"/>
    <w:rsid w:val="001034B4"/>
    <w:rsid w:val="00104AA2"/>
    <w:rsid w:val="00107695"/>
    <w:rsid w:val="001101D2"/>
    <w:rsid w:val="001104B4"/>
    <w:rsid w:val="001139BA"/>
    <w:rsid w:val="00127A24"/>
    <w:rsid w:val="00133E57"/>
    <w:rsid w:val="001341FD"/>
    <w:rsid w:val="001347F4"/>
    <w:rsid w:val="0013665C"/>
    <w:rsid w:val="00137DC9"/>
    <w:rsid w:val="001416A6"/>
    <w:rsid w:val="001444A8"/>
    <w:rsid w:val="00144647"/>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22AE"/>
    <w:rsid w:val="00193617"/>
    <w:rsid w:val="001938D5"/>
    <w:rsid w:val="001955AD"/>
    <w:rsid w:val="0019697F"/>
    <w:rsid w:val="0019737B"/>
    <w:rsid w:val="001A05A8"/>
    <w:rsid w:val="001A11F9"/>
    <w:rsid w:val="001A1D18"/>
    <w:rsid w:val="001A26D7"/>
    <w:rsid w:val="001A40A1"/>
    <w:rsid w:val="001A429A"/>
    <w:rsid w:val="001A6548"/>
    <w:rsid w:val="001A6FA8"/>
    <w:rsid w:val="001B022C"/>
    <w:rsid w:val="001B154E"/>
    <w:rsid w:val="001B3F1E"/>
    <w:rsid w:val="001B401D"/>
    <w:rsid w:val="001B42A0"/>
    <w:rsid w:val="001B695A"/>
    <w:rsid w:val="001B7EF7"/>
    <w:rsid w:val="001C00D3"/>
    <w:rsid w:val="001C226B"/>
    <w:rsid w:val="001C2C7E"/>
    <w:rsid w:val="001C77DF"/>
    <w:rsid w:val="001C7A8E"/>
    <w:rsid w:val="001D028D"/>
    <w:rsid w:val="001D0433"/>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1F2A23"/>
    <w:rsid w:val="001F5211"/>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5BDB"/>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1D6"/>
    <w:rsid w:val="00253AF9"/>
    <w:rsid w:val="00255447"/>
    <w:rsid w:val="00256750"/>
    <w:rsid w:val="002577F5"/>
    <w:rsid w:val="002601D7"/>
    <w:rsid w:val="002601E4"/>
    <w:rsid w:val="002619A7"/>
    <w:rsid w:val="00261D04"/>
    <w:rsid w:val="002637CB"/>
    <w:rsid w:val="0026516A"/>
    <w:rsid w:val="0026599D"/>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3B9D"/>
    <w:rsid w:val="003069CC"/>
    <w:rsid w:val="00307FE6"/>
    <w:rsid w:val="003106B4"/>
    <w:rsid w:val="003111C6"/>
    <w:rsid w:val="0031177B"/>
    <w:rsid w:val="00312294"/>
    <w:rsid w:val="00312AE3"/>
    <w:rsid w:val="003201FE"/>
    <w:rsid w:val="003254D7"/>
    <w:rsid w:val="00330E5D"/>
    <w:rsid w:val="0033197F"/>
    <w:rsid w:val="00331DC4"/>
    <w:rsid w:val="0033291F"/>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150A"/>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46DA"/>
    <w:rsid w:val="00386623"/>
    <w:rsid w:val="00386A25"/>
    <w:rsid w:val="00387569"/>
    <w:rsid w:val="00390303"/>
    <w:rsid w:val="0039132F"/>
    <w:rsid w:val="00393957"/>
    <w:rsid w:val="00393CC4"/>
    <w:rsid w:val="00394E5D"/>
    <w:rsid w:val="00395A1D"/>
    <w:rsid w:val="00395BC6"/>
    <w:rsid w:val="00396BF6"/>
    <w:rsid w:val="003A3176"/>
    <w:rsid w:val="003A4374"/>
    <w:rsid w:val="003A481A"/>
    <w:rsid w:val="003A4AC7"/>
    <w:rsid w:val="003A540A"/>
    <w:rsid w:val="003B3B10"/>
    <w:rsid w:val="003B4121"/>
    <w:rsid w:val="003B4BA5"/>
    <w:rsid w:val="003B5049"/>
    <w:rsid w:val="003C02B7"/>
    <w:rsid w:val="003C2E4B"/>
    <w:rsid w:val="003C77EC"/>
    <w:rsid w:val="003D1E40"/>
    <w:rsid w:val="003D2155"/>
    <w:rsid w:val="003D29F5"/>
    <w:rsid w:val="003D2C11"/>
    <w:rsid w:val="003D42D0"/>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06627"/>
    <w:rsid w:val="0040675B"/>
    <w:rsid w:val="00406D1B"/>
    <w:rsid w:val="0041057C"/>
    <w:rsid w:val="004112D0"/>
    <w:rsid w:val="00411624"/>
    <w:rsid w:val="004123CD"/>
    <w:rsid w:val="00412BAD"/>
    <w:rsid w:val="004150D9"/>
    <w:rsid w:val="00415DA5"/>
    <w:rsid w:val="0041650B"/>
    <w:rsid w:val="00416DB1"/>
    <w:rsid w:val="00420AA7"/>
    <w:rsid w:val="00420C06"/>
    <w:rsid w:val="004226BB"/>
    <w:rsid w:val="00422B42"/>
    <w:rsid w:val="00425037"/>
    <w:rsid w:val="004265C3"/>
    <w:rsid w:val="00426BBB"/>
    <w:rsid w:val="0042784F"/>
    <w:rsid w:val="00430B86"/>
    <w:rsid w:val="00430FEB"/>
    <w:rsid w:val="0043455F"/>
    <w:rsid w:val="00436AFF"/>
    <w:rsid w:val="00440ECE"/>
    <w:rsid w:val="00450926"/>
    <w:rsid w:val="00450E8B"/>
    <w:rsid w:val="0045173F"/>
    <w:rsid w:val="00452877"/>
    <w:rsid w:val="00454368"/>
    <w:rsid w:val="00454ED8"/>
    <w:rsid w:val="0045550F"/>
    <w:rsid w:val="00455AC1"/>
    <w:rsid w:val="0046206C"/>
    <w:rsid w:val="00462B39"/>
    <w:rsid w:val="00464E3C"/>
    <w:rsid w:val="00465C1A"/>
    <w:rsid w:val="004675C4"/>
    <w:rsid w:val="00472397"/>
    <w:rsid w:val="004747EC"/>
    <w:rsid w:val="00475A4C"/>
    <w:rsid w:val="00476034"/>
    <w:rsid w:val="00476707"/>
    <w:rsid w:val="00477960"/>
    <w:rsid w:val="00477F71"/>
    <w:rsid w:val="0048037C"/>
    <w:rsid w:val="00480AD9"/>
    <w:rsid w:val="00481B8F"/>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3755"/>
    <w:rsid w:val="004B52F6"/>
    <w:rsid w:val="004B5C02"/>
    <w:rsid w:val="004B732D"/>
    <w:rsid w:val="004B754E"/>
    <w:rsid w:val="004C0379"/>
    <w:rsid w:val="004C2740"/>
    <w:rsid w:val="004C2AE1"/>
    <w:rsid w:val="004C34FF"/>
    <w:rsid w:val="004C376C"/>
    <w:rsid w:val="004C3A0C"/>
    <w:rsid w:val="004C4604"/>
    <w:rsid w:val="004C46D0"/>
    <w:rsid w:val="004C54AD"/>
    <w:rsid w:val="004C56A8"/>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616"/>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0916"/>
    <w:rsid w:val="005139EF"/>
    <w:rsid w:val="00513A24"/>
    <w:rsid w:val="00513A68"/>
    <w:rsid w:val="00514952"/>
    <w:rsid w:val="00514A83"/>
    <w:rsid w:val="00514BF8"/>
    <w:rsid w:val="005168E3"/>
    <w:rsid w:val="00516B89"/>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5CDA"/>
    <w:rsid w:val="005564C8"/>
    <w:rsid w:val="00557840"/>
    <w:rsid w:val="00557CB4"/>
    <w:rsid w:val="00560A49"/>
    <w:rsid w:val="00561B34"/>
    <w:rsid w:val="00561FDD"/>
    <w:rsid w:val="005637F2"/>
    <w:rsid w:val="00563FCA"/>
    <w:rsid w:val="005645F0"/>
    <w:rsid w:val="00566DEF"/>
    <w:rsid w:val="00571233"/>
    <w:rsid w:val="00572C89"/>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4143"/>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E7FC4"/>
    <w:rsid w:val="005F23C1"/>
    <w:rsid w:val="005F2EBB"/>
    <w:rsid w:val="005F3236"/>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A90"/>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2CDD"/>
    <w:rsid w:val="00673223"/>
    <w:rsid w:val="006737C4"/>
    <w:rsid w:val="00674AE4"/>
    <w:rsid w:val="00675F7A"/>
    <w:rsid w:val="00676521"/>
    <w:rsid w:val="00676A39"/>
    <w:rsid w:val="00677B64"/>
    <w:rsid w:val="00682453"/>
    <w:rsid w:val="006831B9"/>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444B"/>
    <w:rsid w:val="006A50FE"/>
    <w:rsid w:val="006A734E"/>
    <w:rsid w:val="006A7577"/>
    <w:rsid w:val="006B0B2A"/>
    <w:rsid w:val="006B0C53"/>
    <w:rsid w:val="006B49B8"/>
    <w:rsid w:val="006B4CEC"/>
    <w:rsid w:val="006B6785"/>
    <w:rsid w:val="006B7203"/>
    <w:rsid w:val="006C1129"/>
    <w:rsid w:val="006C1B08"/>
    <w:rsid w:val="006C2145"/>
    <w:rsid w:val="006C25EB"/>
    <w:rsid w:val="006C6C16"/>
    <w:rsid w:val="006C7B2B"/>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02C"/>
    <w:rsid w:val="007542D3"/>
    <w:rsid w:val="007553D7"/>
    <w:rsid w:val="00757A4F"/>
    <w:rsid w:val="00757F8E"/>
    <w:rsid w:val="0076019A"/>
    <w:rsid w:val="00762D9D"/>
    <w:rsid w:val="00764092"/>
    <w:rsid w:val="007665D6"/>
    <w:rsid w:val="007668DE"/>
    <w:rsid w:val="00766D20"/>
    <w:rsid w:val="00767E64"/>
    <w:rsid w:val="00770106"/>
    <w:rsid w:val="00773007"/>
    <w:rsid w:val="00775253"/>
    <w:rsid w:val="00776132"/>
    <w:rsid w:val="00776546"/>
    <w:rsid w:val="00776B1D"/>
    <w:rsid w:val="00777441"/>
    <w:rsid w:val="00777798"/>
    <w:rsid w:val="00780EE9"/>
    <w:rsid w:val="00782D7B"/>
    <w:rsid w:val="007831B9"/>
    <w:rsid w:val="007841CA"/>
    <w:rsid w:val="00784963"/>
    <w:rsid w:val="0078596A"/>
    <w:rsid w:val="007859D6"/>
    <w:rsid w:val="00790BA8"/>
    <w:rsid w:val="00792A66"/>
    <w:rsid w:val="00795185"/>
    <w:rsid w:val="007951E1"/>
    <w:rsid w:val="00795F8E"/>
    <w:rsid w:val="00797B03"/>
    <w:rsid w:val="007A1063"/>
    <w:rsid w:val="007A274D"/>
    <w:rsid w:val="007A6DDC"/>
    <w:rsid w:val="007A6E7F"/>
    <w:rsid w:val="007A707C"/>
    <w:rsid w:val="007A72B6"/>
    <w:rsid w:val="007A72C3"/>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D6270"/>
    <w:rsid w:val="007E26BF"/>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070C"/>
    <w:rsid w:val="00840C55"/>
    <w:rsid w:val="00841904"/>
    <w:rsid w:val="00841BEC"/>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325"/>
    <w:rsid w:val="00874961"/>
    <w:rsid w:val="008766AB"/>
    <w:rsid w:val="00882351"/>
    <w:rsid w:val="008831D3"/>
    <w:rsid w:val="0088333F"/>
    <w:rsid w:val="008847A3"/>
    <w:rsid w:val="008904AC"/>
    <w:rsid w:val="00891176"/>
    <w:rsid w:val="00891817"/>
    <w:rsid w:val="00891D98"/>
    <w:rsid w:val="00892005"/>
    <w:rsid w:val="00892BFC"/>
    <w:rsid w:val="00893326"/>
    <w:rsid w:val="0089384B"/>
    <w:rsid w:val="008939B1"/>
    <w:rsid w:val="00893CF9"/>
    <w:rsid w:val="008964A8"/>
    <w:rsid w:val="008A13AE"/>
    <w:rsid w:val="008A2ACF"/>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0FAE"/>
    <w:rsid w:val="008D3A5D"/>
    <w:rsid w:val="008D453E"/>
    <w:rsid w:val="008D6E8A"/>
    <w:rsid w:val="008E27FE"/>
    <w:rsid w:val="008E2DCA"/>
    <w:rsid w:val="008E3AB2"/>
    <w:rsid w:val="008E4D1A"/>
    <w:rsid w:val="008E5F6D"/>
    <w:rsid w:val="008F01F4"/>
    <w:rsid w:val="008F182E"/>
    <w:rsid w:val="008F1847"/>
    <w:rsid w:val="008F1A46"/>
    <w:rsid w:val="008F325A"/>
    <w:rsid w:val="008F3557"/>
    <w:rsid w:val="008F4255"/>
    <w:rsid w:val="008F6AB2"/>
    <w:rsid w:val="008F6EB7"/>
    <w:rsid w:val="008F756C"/>
    <w:rsid w:val="00901742"/>
    <w:rsid w:val="00901E62"/>
    <w:rsid w:val="00904014"/>
    <w:rsid w:val="0090468B"/>
    <w:rsid w:val="00906894"/>
    <w:rsid w:val="00907153"/>
    <w:rsid w:val="009077DE"/>
    <w:rsid w:val="00910695"/>
    <w:rsid w:val="00910D4A"/>
    <w:rsid w:val="009112EC"/>
    <w:rsid w:val="009122A9"/>
    <w:rsid w:val="009138EC"/>
    <w:rsid w:val="00914CE4"/>
    <w:rsid w:val="00916F00"/>
    <w:rsid w:val="00917ABD"/>
    <w:rsid w:val="009203BC"/>
    <w:rsid w:val="009212C5"/>
    <w:rsid w:val="009213DC"/>
    <w:rsid w:val="00922706"/>
    <w:rsid w:val="009228D4"/>
    <w:rsid w:val="0092375D"/>
    <w:rsid w:val="0092482F"/>
    <w:rsid w:val="009258DC"/>
    <w:rsid w:val="00925FF9"/>
    <w:rsid w:val="0092653C"/>
    <w:rsid w:val="009269B4"/>
    <w:rsid w:val="00926EEF"/>
    <w:rsid w:val="009303AC"/>
    <w:rsid w:val="0093083D"/>
    <w:rsid w:val="00931AB9"/>
    <w:rsid w:val="00933784"/>
    <w:rsid w:val="00934ADD"/>
    <w:rsid w:val="00935956"/>
    <w:rsid w:val="00937414"/>
    <w:rsid w:val="00940293"/>
    <w:rsid w:val="00940C38"/>
    <w:rsid w:val="00943596"/>
    <w:rsid w:val="00943BD1"/>
    <w:rsid w:val="00943E63"/>
    <w:rsid w:val="00946C3B"/>
    <w:rsid w:val="00947701"/>
    <w:rsid w:val="00951438"/>
    <w:rsid w:val="00951B11"/>
    <w:rsid w:val="0095307D"/>
    <w:rsid w:val="00956807"/>
    <w:rsid w:val="0095739A"/>
    <w:rsid w:val="00957E43"/>
    <w:rsid w:val="009627EB"/>
    <w:rsid w:val="00962BE7"/>
    <w:rsid w:val="0096302A"/>
    <w:rsid w:val="00964F48"/>
    <w:rsid w:val="009650F3"/>
    <w:rsid w:val="0097224E"/>
    <w:rsid w:val="00973094"/>
    <w:rsid w:val="0097556E"/>
    <w:rsid w:val="00977191"/>
    <w:rsid w:val="00977415"/>
    <w:rsid w:val="00977FB6"/>
    <w:rsid w:val="00982BFD"/>
    <w:rsid w:val="00983212"/>
    <w:rsid w:val="009832DB"/>
    <w:rsid w:val="009843EB"/>
    <w:rsid w:val="00985CD6"/>
    <w:rsid w:val="00987759"/>
    <w:rsid w:val="00990A30"/>
    <w:rsid w:val="00990B56"/>
    <w:rsid w:val="009915E9"/>
    <w:rsid w:val="00991AAD"/>
    <w:rsid w:val="00993D93"/>
    <w:rsid w:val="00995662"/>
    <w:rsid w:val="009959E1"/>
    <w:rsid w:val="009969E0"/>
    <w:rsid w:val="00997FC0"/>
    <w:rsid w:val="009A1396"/>
    <w:rsid w:val="009A319B"/>
    <w:rsid w:val="009A425D"/>
    <w:rsid w:val="009A5CD1"/>
    <w:rsid w:val="009A7719"/>
    <w:rsid w:val="009A786F"/>
    <w:rsid w:val="009B2647"/>
    <w:rsid w:val="009B68F2"/>
    <w:rsid w:val="009B6A22"/>
    <w:rsid w:val="009B6F76"/>
    <w:rsid w:val="009C5A30"/>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18C"/>
    <w:rsid w:val="009F2F88"/>
    <w:rsid w:val="009F3031"/>
    <w:rsid w:val="009F48C8"/>
    <w:rsid w:val="009F4A0F"/>
    <w:rsid w:val="009F52A2"/>
    <w:rsid w:val="009F64E2"/>
    <w:rsid w:val="00A00481"/>
    <w:rsid w:val="00A01EDE"/>
    <w:rsid w:val="00A02322"/>
    <w:rsid w:val="00A025E9"/>
    <w:rsid w:val="00A03006"/>
    <w:rsid w:val="00A0660E"/>
    <w:rsid w:val="00A10264"/>
    <w:rsid w:val="00A116E1"/>
    <w:rsid w:val="00A118C7"/>
    <w:rsid w:val="00A13568"/>
    <w:rsid w:val="00A13616"/>
    <w:rsid w:val="00A154CE"/>
    <w:rsid w:val="00A17B01"/>
    <w:rsid w:val="00A21305"/>
    <w:rsid w:val="00A22A2E"/>
    <w:rsid w:val="00A22AA8"/>
    <w:rsid w:val="00A26773"/>
    <w:rsid w:val="00A27486"/>
    <w:rsid w:val="00A31737"/>
    <w:rsid w:val="00A31C06"/>
    <w:rsid w:val="00A32A93"/>
    <w:rsid w:val="00A34051"/>
    <w:rsid w:val="00A342AD"/>
    <w:rsid w:val="00A34574"/>
    <w:rsid w:val="00A34D7E"/>
    <w:rsid w:val="00A3510B"/>
    <w:rsid w:val="00A3561A"/>
    <w:rsid w:val="00A36A64"/>
    <w:rsid w:val="00A36F36"/>
    <w:rsid w:val="00A37B3E"/>
    <w:rsid w:val="00A40827"/>
    <w:rsid w:val="00A43340"/>
    <w:rsid w:val="00A441C3"/>
    <w:rsid w:val="00A44D06"/>
    <w:rsid w:val="00A464C1"/>
    <w:rsid w:val="00A50FDB"/>
    <w:rsid w:val="00A57A6B"/>
    <w:rsid w:val="00A61662"/>
    <w:rsid w:val="00A61D61"/>
    <w:rsid w:val="00A634C7"/>
    <w:rsid w:val="00A63E03"/>
    <w:rsid w:val="00A6462B"/>
    <w:rsid w:val="00A64F56"/>
    <w:rsid w:val="00A65864"/>
    <w:rsid w:val="00A65CEA"/>
    <w:rsid w:val="00A67A75"/>
    <w:rsid w:val="00A67B1C"/>
    <w:rsid w:val="00A76181"/>
    <w:rsid w:val="00A7769B"/>
    <w:rsid w:val="00A77773"/>
    <w:rsid w:val="00A8096D"/>
    <w:rsid w:val="00A80EDB"/>
    <w:rsid w:val="00A81006"/>
    <w:rsid w:val="00A840A8"/>
    <w:rsid w:val="00A86C68"/>
    <w:rsid w:val="00A873DB"/>
    <w:rsid w:val="00A87CE5"/>
    <w:rsid w:val="00A918B6"/>
    <w:rsid w:val="00A93413"/>
    <w:rsid w:val="00A95405"/>
    <w:rsid w:val="00A976C5"/>
    <w:rsid w:val="00AA074D"/>
    <w:rsid w:val="00AA3CBD"/>
    <w:rsid w:val="00AA4571"/>
    <w:rsid w:val="00AB0D55"/>
    <w:rsid w:val="00AB1024"/>
    <w:rsid w:val="00AB2ECC"/>
    <w:rsid w:val="00AB7AEC"/>
    <w:rsid w:val="00AC0DFD"/>
    <w:rsid w:val="00AC16EA"/>
    <w:rsid w:val="00AC3D7E"/>
    <w:rsid w:val="00AC4A4E"/>
    <w:rsid w:val="00AC537A"/>
    <w:rsid w:val="00AC5B9A"/>
    <w:rsid w:val="00AC7527"/>
    <w:rsid w:val="00AC7723"/>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E652F"/>
    <w:rsid w:val="00AF03B3"/>
    <w:rsid w:val="00AF3B14"/>
    <w:rsid w:val="00AF3E67"/>
    <w:rsid w:val="00AF49BB"/>
    <w:rsid w:val="00AF5151"/>
    <w:rsid w:val="00AF5FDB"/>
    <w:rsid w:val="00AF7C2B"/>
    <w:rsid w:val="00B011FF"/>
    <w:rsid w:val="00B01925"/>
    <w:rsid w:val="00B04EDF"/>
    <w:rsid w:val="00B05A9C"/>
    <w:rsid w:val="00B0780B"/>
    <w:rsid w:val="00B1042A"/>
    <w:rsid w:val="00B106E5"/>
    <w:rsid w:val="00B1130C"/>
    <w:rsid w:val="00B119DA"/>
    <w:rsid w:val="00B12024"/>
    <w:rsid w:val="00B131F0"/>
    <w:rsid w:val="00B13B88"/>
    <w:rsid w:val="00B162A0"/>
    <w:rsid w:val="00B20863"/>
    <w:rsid w:val="00B20BAD"/>
    <w:rsid w:val="00B22657"/>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5FE9"/>
    <w:rsid w:val="00B67C5B"/>
    <w:rsid w:val="00B73A3F"/>
    <w:rsid w:val="00B75599"/>
    <w:rsid w:val="00B75C8D"/>
    <w:rsid w:val="00B76001"/>
    <w:rsid w:val="00B76042"/>
    <w:rsid w:val="00B76345"/>
    <w:rsid w:val="00B763D1"/>
    <w:rsid w:val="00B77D93"/>
    <w:rsid w:val="00B80B5D"/>
    <w:rsid w:val="00B819FE"/>
    <w:rsid w:val="00B81D48"/>
    <w:rsid w:val="00B82519"/>
    <w:rsid w:val="00B8282D"/>
    <w:rsid w:val="00B842EC"/>
    <w:rsid w:val="00B85527"/>
    <w:rsid w:val="00B874F8"/>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73D"/>
    <w:rsid w:val="00BC493E"/>
    <w:rsid w:val="00BC5034"/>
    <w:rsid w:val="00BD007D"/>
    <w:rsid w:val="00BD025E"/>
    <w:rsid w:val="00BD035C"/>
    <w:rsid w:val="00BD07C1"/>
    <w:rsid w:val="00BD0A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949"/>
    <w:rsid w:val="00C10AC9"/>
    <w:rsid w:val="00C10D2B"/>
    <w:rsid w:val="00C11AA1"/>
    <w:rsid w:val="00C16252"/>
    <w:rsid w:val="00C166F2"/>
    <w:rsid w:val="00C1679B"/>
    <w:rsid w:val="00C211E8"/>
    <w:rsid w:val="00C226F5"/>
    <w:rsid w:val="00C22927"/>
    <w:rsid w:val="00C22E86"/>
    <w:rsid w:val="00C2436D"/>
    <w:rsid w:val="00C257E3"/>
    <w:rsid w:val="00C32538"/>
    <w:rsid w:val="00C326F7"/>
    <w:rsid w:val="00C349F3"/>
    <w:rsid w:val="00C36369"/>
    <w:rsid w:val="00C36450"/>
    <w:rsid w:val="00C36EBF"/>
    <w:rsid w:val="00C40D98"/>
    <w:rsid w:val="00C457CE"/>
    <w:rsid w:val="00C46880"/>
    <w:rsid w:val="00C46F19"/>
    <w:rsid w:val="00C470DA"/>
    <w:rsid w:val="00C478E8"/>
    <w:rsid w:val="00C47D86"/>
    <w:rsid w:val="00C50D90"/>
    <w:rsid w:val="00C51D2B"/>
    <w:rsid w:val="00C51DF7"/>
    <w:rsid w:val="00C531BD"/>
    <w:rsid w:val="00C55565"/>
    <w:rsid w:val="00C5741C"/>
    <w:rsid w:val="00C604E8"/>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9738A"/>
    <w:rsid w:val="00CA03B3"/>
    <w:rsid w:val="00CA3101"/>
    <w:rsid w:val="00CA31D2"/>
    <w:rsid w:val="00CA478B"/>
    <w:rsid w:val="00CA4DE3"/>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6BE"/>
    <w:rsid w:val="00CC778C"/>
    <w:rsid w:val="00CD251A"/>
    <w:rsid w:val="00CD3014"/>
    <w:rsid w:val="00CD5867"/>
    <w:rsid w:val="00CD5F0E"/>
    <w:rsid w:val="00CD7053"/>
    <w:rsid w:val="00CE0541"/>
    <w:rsid w:val="00CE2BD2"/>
    <w:rsid w:val="00CE3562"/>
    <w:rsid w:val="00CE39B6"/>
    <w:rsid w:val="00CE66B3"/>
    <w:rsid w:val="00CF19E7"/>
    <w:rsid w:val="00CF54C7"/>
    <w:rsid w:val="00CF5CA4"/>
    <w:rsid w:val="00CF7C84"/>
    <w:rsid w:val="00D00632"/>
    <w:rsid w:val="00D00A2A"/>
    <w:rsid w:val="00D00B25"/>
    <w:rsid w:val="00D01CC2"/>
    <w:rsid w:val="00D03763"/>
    <w:rsid w:val="00D04BBF"/>
    <w:rsid w:val="00D116B8"/>
    <w:rsid w:val="00D11D01"/>
    <w:rsid w:val="00D1383C"/>
    <w:rsid w:val="00D14F57"/>
    <w:rsid w:val="00D158FC"/>
    <w:rsid w:val="00D15E13"/>
    <w:rsid w:val="00D20AF9"/>
    <w:rsid w:val="00D21353"/>
    <w:rsid w:val="00D22998"/>
    <w:rsid w:val="00D24DDE"/>
    <w:rsid w:val="00D25B84"/>
    <w:rsid w:val="00D314D1"/>
    <w:rsid w:val="00D318B9"/>
    <w:rsid w:val="00D3483A"/>
    <w:rsid w:val="00D36B7F"/>
    <w:rsid w:val="00D37C59"/>
    <w:rsid w:val="00D470A1"/>
    <w:rsid w:val="00D4733E"/>
    <w:rsid w:val="00D47A6F"/>
    <w:rsid w:val="00D5249D"/>
    <w:rsid w:val="00D561E4"/>
    <w:rsid w:val="00D65BA2"/>
    <w:rsid w:val="00D65F00"/>
    <w:rsid w:val="00D66136"/>
    <w:rsid w:val="00D7581E"/>
    <w:rsid w:val="00D7629D"/>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BC9"/>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46A4"/>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3DB5"/>
    <w:rsid w:val="00E347FF"/>
    <w:rsid w:val="00E35A3C"/>
    <w:rsid w:val="00E3644F"/>
    <w:rsid w:val="00E36F72"/>
    <w:rsid w:val="00E41A36"/>
    <w:rsid w:val="00E422F0"/>
    <w:rsid w:val="00E423A5"/>
    <w:rsid w:val="00E42975"/>
    <w:rsid w:val="00E453EF"/>
    <w:rsid w:val="00E4705C"/>
    <w:rsid w:val="00E47F0E"/>
    <w:rsid w:val="00E528A5"/>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37B"/>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D50CC"/>
    <w:rsid w:val="00EE03A7"/>
    <w:rsid w:val="00EE247A"/>
    <w:rsid w:val="00EE5AC2"/>
    <w:rsid w:val="00EE654F"/>
    <w:rsid w:val="00EF002A"/>
    <w:rsid w:val="00EF1021"/>
    <w:rsid w:val="00EF29AA"/>
    <w:rsid w:val="00EF3FCF"/>
    <w:rsid w:val="00EF4457"/>
    <w:rsid w:val="00EF5006"/>
    <w:rsid w:val="00EF50EF"/>
    <w:rsid w:val="00EF5211"/>
    <w:rsid w:val="00EF66BA"/>
    <w:rsid w:val="00F00548"/>
    <w:rsid w:val="00F009FC"/>
    <w:rsid w:val="00F00BEA"/>
    <w:rsid w:val="00F013DD"/>
    <w:rsid w:val="00F029A3"/>
    <w:rsid w:val="00F029E7"/>
    <w:rsid w:val="00F0330D"/>
    <w:rsid w:val="00F03861"/>
    <w:rsid w:val="00F078F6"/>
    <w:rsid w:val="00F07A1B"/>
    <w:rsid w:val="00F07BA0"/>
    <w:rsid w:val="00F07E09"/>
    <w:rsid w:val="00F109ED"/>
    <w:rsid w:val="00F118EB"/>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1E0F"/>
    <w:rsid w:val="00F6491D"/>
    <w:rsid w:val="00F668AD"/>
    <w:rsid w:val="00F6796E"/>
    <w:rsid w:val="00F67FC0"/>
    <w:rsid w:val="00F70389"/>
    <w:rsid w:val="00F7177D"/>
    <w:rsid w:val="00F7288E"/>
    <w:rsid w:val="00F73143"/>
    <w:rsid w:val="00F757B6"/>
    <w:rsid w:val="00F768CE"/>
    <w:rsid w:val="00F77352"/>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1E0E"/>
    <w:rsid w:val="00FB282C"/>
    <w:rsid w:val="00FB3029"/>
    <w:rsid w:val="00FB5458"/>
    <w:rsid w:val="00FB6290"/>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644A90"/>
    <w:pPr>
      <w:tabs>
        <w:tab w:val="left" w:pos="440"/>
        <w:tab w:val="right" w:leader="underscore" w:pos="9062"/>
      </w:tabs>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www.ensembl.org/index.html" TargetMode="External"/><Relationship Id="rId112" Type="http://schemas.openxmlformats.org/officeDocument/2006/relationships/image" Target="media/image88.png"/><Relationship Id="rId16" Type="http://schemas.openxmlformats.org/officeDocument/2006/relationships/image" Target="media/image6.png"/><Relationship Id="rId107" Type="http://schemas.openxmlformats.org/officeDocument/2006/relationships/image" Target="media/image83.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image" Target="media/image99.png"/><Relationship Id="rId128" Type="http://schemas.openxmlformats.org/officeDocument/2006/relationships/glossaryDocument" Target="glossary/document.xml"/><Relationship Id="rId5" Type="http://schemas.openxmlformats.org/officeDocument/2006/relationships/settings" Target="settings.xml"/><Relationship Id="rId90" Type="http://schemas.openxmlformats.org/officeDocument/2006/relationships/hyperlink" Target="http://plants.ensembl.org/index.html" TargetMode="External"/><Relationship Id="rId95" Type="http://schemas.openxmlformats.org/officeDocument/2006/relationships/image" Target="media/image76.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nce.ads.uga.edu/softwa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yperlink" Target="mailto:Torsten.pook@wur.nl" TargetMode="External"/><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image" Target="media/image94.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4.png"/><Relationship Id="rId98" Type="http://schemas.openxmlformats.org/officeDocument/2006/relationships/hyperlink" Target="https://www.cog-genomics.org/plink/1.9/" TargetMode="External"/><Relationship Id="rId121" Type="http://schemas.openxmlformats.org/officeDocument/2006/relationships/image" Target="media/image97.png"/><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http://www.mobps.de" TargetMode="External"/><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theme" Target="theme/theme1.xml"/><Relationship Id="rId20" Type="http://schemas.openxmlformats.org/officeDocument/2006/relationships/hyperlink" Target="https://github.com/tpook92/MoBP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bioconductor.org/packages/release/bioc/html/biomaRt.html" TargetMode="External"/><Relationship Id="rId96" Type="http://schemas.openxmlformats.org/officeDocument/2006/relationships/image" Target="media/image77.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microsoft.com/office/2011/relationships/people" Target="people.xml"/><Relationship Id="rId10" Type="http://schemas.openxmlformats.org/officeDocument/2006/relationships/image" Target="cid:image003.png@01D8C787.25E61E2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79.png"/><Relationship Id="rId122" Type="http://schemas.openxmlformats.org/officeDocument/2006/relationships/image" Target="media/image98.tif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3.png"/><Relationship Id="rId109" Type="http://schemas.openxmlformats.org/officeDocument/2006/relationships/image" Target="media/image85.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faculty.washington.edu/browning/beagle/beagle.html" TargetMode="External"/><Relationship Id="rId104" Type="http://schemas.openxmlformats.org/officeDocument/2006/relationships/hyperlink" Target="mailto:Torsten.pook@wur.nl" TargetMode="External"/><Relationship Id="rId120" Type="http://schemas.openxmlformats.org/officeDocument/2006/relationships/image" Target="media/image96.pn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6.png"/><Relationship Id="rId115" Type="http://schemas.openxmlformats.org/officeDocument/2006/relationships/image" Target="media/image91.jpeg"/><Relationship Id="rId61" Type="http://schemas.openxmlformats.org/officeDocument/2006/relationships/image" Target="media/image45.png"/><Relationship Id="rId82"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156082"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156082"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3F0F47"/>
    <w:rsid w:val="004065CE"/>
    <w:rsid w:val="00480715"/>
    <w:rsid w:val="004A7190"/>
    <w:rsid w:val="004B6279"/>
    <w:rsid w:val="004C13D1"/>
    <w:rsid w:val="004F42CF"/>
    <w:rsid w:val="005145D5"/>
    <w:rsid w:val="00536C3A"/>
    <w:rsid w:val="00537B13"/>
    <w:rsid w:val="00540287"/>
    <w:rsid w:val="00561841"/>
    <w:rsid w:val="005F08EE"/>
    <w:rsid w:val="0068573B"/>
    <w:rsid w:val="006861E4"/>
    <w:rsid w:val="006872C3"/>
    <w:rsid w:val="006D1E9C"/>
    <w:rsid w:val="00740ECF"/>
    <w:rsid w:val="007E26BF"/>
    <w:rsid w:val="007E55F4"/>
    <w:rsid w:val="008E54BA"/>
    <w:rsid w:val="008F5256"/>
    <w:rsid w:val="00922E67"/>
    <w:rsid w:val="009531CE"/>
    <w:rsid w:val="00960A9F"/>
    <w:rsid w:val="009A6C9F"/>
    <w:rsid w:val="009C5A30"/>
    <w:rsid w:val="00A06B5D"/>
    <w:rsid w:val="00A2036E"/>
    <w:rsid w:val="00A32BF9"/>
    <w:rsid w:val="00A44EF9"/>
    <w:rsid w:val="00A52F67"/>
    <w:rsid w:val="00A82489"/>
    <w:rsid w:val="00A87291"/>
    <w:rsid w:val="00A96152"/>
    <w:rsid w:val="00AA1F17"/>
    <w:rsid w:val="00AA70D4"/>
    <w:rsid w:val="00B54868"/>
    <w:rsid w:val="00B76345"/>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4BD3"/>
    <w:rsid w:val="00D36041"/>
    <w:rsid w:val="00D44FA0"/>
    <w:rsid w:val="00D52FE9"/>
    <w:rsid w:val="00D63BE8"/>
    <w:rsid w:val="00D6568E"/>
    <w:rsid w:val="00DA4347"/>
    <w:rsid w:val="00DD28C2"/>
    <w:rsid w:val="00DF78B5"/>
    <w:rsid w:val="00E2106A"/>
    <w:rsid w:val="00E33491"/>
    <w:rsid w:val="00E36831"/>
    <w:rsid w:val="00E40C76"/>
    <w:rsid w:val="00E47D30"/>
    <w:rsid w:val="00E53408"/>
    <w:rsid w:val="00E71EE6"/>
    <w:rsid w:val="00E869BE"/>
    <w:rsid w:val="00EB4967"/>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10976</TotalTime>
  <Pages>127</Pages>
  <Words>63589</Words>
  <Characters>349744</Characters>
  <Application>Microsoft Office Word</Application>
  <DocSecurity>0</DocSecurity>
  <Lines>2914</Lines>
  <Paragraphs>825</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412508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745</cp:revision>
  <cp:lastPrinted>2025-04-24T13:06:00Z</cp:lastPrinted>
  <dcterms:created xsi:type="dcterms:W3CDTF">2022-05-12T12:59:00Z</dcterms:created>
  <dcterms:modified xsi:type="dcterms:W3CDTF">2025-05-06T09:28:00Z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GrammarlyDocumentId">
    <vt:lpwstr>d0a9402822127426029a5ae69ed279bc663957d293a09464ea6cc8d096ec8ed6</vt:lpwstr>
  </property>
  <property fmtid="{D5CDD505-2E9C-101B-9397-08002B2CF9AE}" pid="14" name="CitaviDocumentProperty_6">
    <vt:lpwstr>False</vt:lpwstr>
  </property>
  <property fmtid="{D5CDD505-2E9C-101B-9397-08002B2CF9AE}" pid="15" name="CitaviDocumentProperty_8">
    <vt:lpwstr>CloudProjectKey=emwt81fm709zje614zvofupwlt67szavdrm0r; ProjectName=HaploBlocker_library</vt:lpwstr>
  </property>
</Properties>
</file>